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ummary" w:displacedByCustomXml="next"/>
    <w:sdt>
      <w:sdtPr>
        <w:rPr>
          <w:rFonts w:asciiTheme="minorHAnsi" w:eastAsiaTheme="minorHAnsi" w:hAnsiTheme="minorHAnsi" w:cstheme="minorBidi"/>
          <w:color w:val="auto"/>
          <w:sz w:val="24"/>
          <w:szCs w:val="24"/>
        </w:rPr>
        <w:id w:val="1701352487"/>
        <w:docPartObj>
          <w:docPartGallery w:val="Table of Contents"/>
          <w:docPartUnique/>
        </w:docPartObj>
      </w:sdtPr>
      <w:sdtEndPr>
        <w:rPr>
          <w:b/>
          <w:bCs/>
          <w:noProof/>
        </w:rPr>
      </w:sdtEndPr>
      <w:sdtContent>
        <w:p w14:paraId="1495948F" w14:textId="18B69DE5" w:rsidR="00674F64" w:rsidRDefault="00674F64">
          <w:pPr>
            <w:pStyle w:val="TOCHeading"/>
          </w:pPr>
          <w:r>
            <w:t>Contents</w:t>
          </w:r>
        </w:p>
        <w:p w14:paraId="04B89841" w14:textId="14D1B8BA" w:rsidR="00D67967" w:rsidRDefault="00674F64">
          <w:pPr>
            <w:pStyle w:val="TOC2"/>
            <w:tabs>
              <w:tab w:val="right" w:leader="dot" w:pos="9350"/>
            </w:tabs>
            <w:rPr>
              <w:ins w:id="1" w:author="Tim Trice" w:date="2025-10-09T09:43:00Z" w16du:dateUtc="2025-10-09T14:43:00Z"/>
              <w:rFonts w:eastAsiaTheme="minorEastAsia"/>
              <w:noProof/>
              <w:kern w:val="2"/>
              <w14:ligatures w14:val="standardContextual"/>
            </w:rPr>
          </w:pPr>
          <w:r>
            <w:fldChar w:fldCharType="begin"/>
          </w:r>
          <w:r>
            <w:instrText xml:space="preserve"> TOC \o "1-3" \h \z \u </w:instrText>
          </w:r>
          <w:r>
            <w:fldChar w:fldCharType="separate"/>
          </w:r>
          <w:ins w:id="2" w:author="Tim Trice" w:date="2025-10-09T09:43:00Z" w16du:dateUtc="2025-10-09T14:43:00Z">
            <w:r w:rsidR="00D67967" w:rsidRPr="00125A2D">
              <w:rPr>
                <w:rStyle w:val="Hyperlink"/>
                <w:noProof/>
              </w:rPr>
              <w:fldChar w:fldCharType="begin"/>
            </w:r>
            <w:r w:rsidR="00D67967" w:rsidRPr="00125A2D">
              <w:rPr>
                <w:rStyle w:val="Hyperlink"/>
                <w:noProof/>
              </w:rPr>
              <w:instrText xml:space="preserve"> </w:instrText>
            </w:r>
            <w:r w:rsidR="00D67967">
              <w:rPr>
                <w:noProof/>
              </w:rPr>
              <w:instrText>HYPERLINK \l "_Toc210895451"</w:instrText>
            </w:r>
            <w:r w:rsidR="00D67967" w:rsidRPr="00125A2D">
              <w:rPr>
                <w:rStyle w:val="Hyperlink"/>
                <w:noProof/>
              </w:rPr>
              <w:instrText xml:space="preserve"> </w:instrText>
            </w:r>
            <w:r w:rsidR="00D67967" w:rsidRPr="00125A2D">
              <w:rPr>
                <w:rStyle w:val="Hyperlink"/>
                <w:noProof/>
              </w:rPr>
            </w:r>
            <w:r w:rsidR="00D67967" w:rsidRPr="00125A2D">
              <w:rPr>
                <w:rStyle w:val="Hyperlink"/>
                <w:noProof/>
              </w:rPr>
              <w:fldChar w:fldCharType="separate"/>
            </w:r>
            <w:r w:rsidR="00D67967" w:rsidRPr="00125A2D">
              <w:rPr>
                <w:rStyle w:val="Hyperlink"/>
                <w:noProof/>
              </w:rPr>
              <w:t>Summary</w:t>
            </w:r>
            <w:r w:rsidR="00D67967">
              <w:rPr>
                <w:noProof/>
                <w:webHidden/>
              </w:rPr>
              <w:tab/>
            </w:r>
            <w:r w:rsidR="00D67967">
              <w:rPr>
                <w:noProof/>
                <w:webHidden/>
              </w:rPr>
              <w:fldChar w:fldCharType="begin"/>
            </w:r>
            <w:r w:rsidR="00D67967">
              <w:rPr>
                <w:noProof/>
                <w:webHidden/>
              </w:rPr>
              <w:instrText xml:space="preserve"> PAGEREF _Toc210895451 \h </w:instrText>
            </w:r>
          </w:ins>
          <w:r w:rsidR="00D67967">
            <w:rPr>
              <w:noProof/>
              <w:webHidden/>
            </w:rPr>
          </w:r>
          <w:ins w:id="3" w:author="Tim Trice" w:date="2025-10-09T09:43:00Z" w16du:dateUtc="2025-10-09T14:43:00Z">
            <w:r w:rsidR="00D67967">
              <w:rPr>
                <w:noProof/>
                <w:webHidden/>
              </w:rPr>
              <w:fldChar w:fldCharType="separate"/>
            </w:r>
            <w:r w:rsidR="00D67967">
              <w:rPr>
                <w:noProof/>
                <w:webHidden/>
              </w:rPr>
              <w:t>3</w:t>
            </w:r>
            <w:r w:rsidR="00D67967">
              <w:rPr>
                <w:noProof/>
                <w:webHidden/>
              </w:rPr>
              <w:fldChar w:fldCharType="end"/>
            </w:r>
            <w:r w:rsidR="00D67967" w:rsidRPr="00125A2D">
              <w:rPr>
                <w:rStyle w:val="Hyperlink"/>
                <w:noProof/>
              </w:rPr>
              <w:fldChar w:fldCharType="end"/>
            </w:r>
          </w:ins>
        </w:p>
        <w:p w14:paraId="38B5AC89" w14:textId="76CB9E40" w:rsidR="00D67967" w:rsidRDefault="00D67967">
          <w:pPr>
            <w:pStyle w:val="TOC2"/>
            <w:tabs>
              <w:tab w:val="right" w:leader="dot" w:pos="9350"/>
            </w:tabs>
            <w:rPr>
              <w:ins w:id="4" w:author="Tim Trice" w:date="2025-10-09T09:43:00Z" w16du:dateUtc="2025-10-09T14:43:00Z"/>
              <w:rFonts w:eastAsiaTheme="minorEastAsia"/>
              <w:noProof/>
              <w:kern w:val="2"/>
              <w14:ligatures w14:val="standardContextual"/>
            </w:rPr>
          </w:pPr>
          <w:ins w:id="5"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"_Toc210895452"</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Scope</w:t>
            </w:r>
            <w:r>
              <w:rPr>
                <w:noProof/>
                <w:webHidden/>
              </w:rPr>
              <w:tab/>
            </w:r>
            <w:r>
              <w:rPr>
                <w:noProof/>
                <w:webHidden/>
              </w:rPr>
              <w:fldChar w:fldCharType="begin"/>
            </w:r>
            <w:r>
              <w:rPr>
                <w:noProof/>
                <w:webHidden/>
              </w:rPr>
              <w:instrText xml:space="preserve"> PAGEREF _Toc210895452 \h </w:instrText>
            </w:r>
          </w:ins>
          <w:r>
            <w:rPr>
              <w:noProof/>
              <w:webHidden/>
            </w:rPr>
          </w:r>
          <w:ins w:id="6" w:author="Tim Trice" w:date="2025-10-09T09:43:00Z" w16du:dateUtc="2025-10-09T14:43:00Z">
            <w:r>
              <w:rPr>
                <w:noProof/>
                <w:webHidden/>
              </w:rPr>
              <w:fldChar w:fldCharType="separate"/>
            </w:r>
            <w:r>
              <w:rPr>
                <w:noProof/>
                <w:webHidden/>
              </w:rPr>
              <w:t>3</w:t>
            </w:r>
            <w:r>
              <w:rPr>
                <w:noProof/>
                <w:webHidden/>
              </w:rPr>
              <w:fldChar w:fldCharType="end"/>
            </w:r>
            <w:r w:rsidRPr="00125A2D">
              <w:rPr>
                <w:rStyle w:val="Hyperlink"/>
                <w:noProof/>
              </w:rPr>
              <w:fldChar w:fldCharType="end"/>
            </w:r>
          </w:ins>
        </w:p>
        <w:p w14:paraId="2CA8E314" w14:textId="44EF432B" w:rsidR="00D67967" w:rsidRDefault="00D67967">
          <w:pPr>
            <w:pStyle w:val="TOC2"/>
            <w:tabs>
              <w:tab w:val="right" w:leader="dot" w:pos="9350"/>
            </w:tabs>
            <w:rPr>
              <w:ins w:id="7" w:author="Tim Trice" w:date="2025-10-09T09:43:00Z" w16du:dateUtc="2025-10-09T14:43:00Z"/>
              <w:rFonts w:eastAsiaTheme="minorEastAsia"/>
              <w:noProof/>
              <w:kern w:val="2"/>
              <w14:ligatures w14:val="standardContextual"/>
            </w:rPr>
          </w:pPr>
          <w:ins w:id="8"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"_Toc210895453"</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References</w:t>
            </w:r>
            <w:r>
              <w:rPr>
                <w:noProof/>
                <w:webHidden/>
              </w:rPr>
              <w:tab/>
            </w:r>
            <w:r>
              <w:rPr>
                <w:noProof/>
                <w:webHidden/>
              </w:rPr>
              <w:fldChar w:fldCharType="begin"/>
            </w:r>
            <w:r>
              <w:rPr>
                <w:noProof/>
                <w:webHidden/>
              </w:rPr>
              <w:instrText xml:space="preserve"> PAGEREF _Toc210895453 \h </w:instrText>
            </w:r>
          </w:ins>
          <w:r>
            <w:rPr>
              <w:noProof/>
              <w:webHidden/>
            </w:rPr>
          </w:r>
          <w:ins w:id="9" w:author="Tim Trice" w:date="2025-10-09T09:43:00Z" w16du:dateUtc="2025-10-09T14:43:00Z">
            <w:r>
              <w:rPr>
                <w:noProof/>
                <w:webHidden/>
              </w:rPr>
              <w:fldChar w:fldCharType="separate"/>
            </w:r>
            <w:r>
              <w:rPr>
                <w:noProof/>
                <w:webHidden/>
              </w:rPr>
              <w:t>3</w:t>
            </w:r>
            <w:r>
              <w:rPr>
                <w:noProof/>
                <w:webHidden/>
              </w:rPr>
              <w:fldChar w:fldCharType="end"/>
            </w:r>
            <w:r w:rsidRPr="00125A2D">
              <w:rPr>
                <w:rStyle w:val="Hyperlink"/>
                <w:noProof/>
              </w:rPr>
              <w:fldChar w:fldCharType="end"/>
            </w:r>
          </w:ins>
        </w:p>
        <w:p w14:paraId="661C51E7" w14:textId="0F675C9D" w:rsidR="00D67967" w:rsidRDefault="00D67967">
          <w:pPr>
            <w:pStyle w:val="TOC3"/>
            <w:tabs>
              <w:tab w:val="right" w:leader="dot" w:pos="9350"/>
            </w:tabs>
            <w:rPr>
              <w:ins w:id="10" w:author="Tim Trice" w:date="2025-10-09T09:43:00Z" w16du:dateUtc="2025-10-09T14:43:00Z"/>
              <w:rFonts w:eastAsiaTheme="minorEastAsia"/>
              <w:noProof/>
              <w:kern w:val="2"/>
              <w14:ligatures w14:val="standardContextual"/>
            </w:rPr>
          </w:pPr>
          <w:ins w:id="11"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"_Toc210895454"</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Quality Assurance</w:t>
            </w:r>
            <w:r>
              <w:rPr>
                <w:noProof/>
                <w:webHidden/>
              </w:rPr>
              <w:tab/>
            </w:r>
            <w:r>
              <w:rPr>
                <w:noProof/>
                <w:webHidden/>
              </w:rPr>
              <w:fldChar w:fldCharType="begin"/>
            </w:r>
            <w:r>
              <w:rPr>
                <w:noProof/>
                <w:webHidden/>
              </w:rPr>
              <w:instrText xml:space="preserve"> PAGEREF _Toc210895454 \h </w:instrText>
            </w:r>
          </w:ins>
          <w:r>
            <w:rPr>
              <w:noProof/>
              <w:webHidden/>
            </w:rPr>
          </w:r>
          <w:ins w:id="12" w:author="Tim Trice" w:date="2025-10-09T09:43:00Z" w16du:dateUtc="2025-10-09T14:43:00Z">
            <w:r>
              <w:rPr>
                <w:noProof/>
                <w:webHidden/>
              </w:rPr>
              <w:fldChar w:fldCharType="separate"/>
            </w:r>
            <w:r>
              <w:rPr>
                <w:noProof/>
                <w:webHidden/>
              </w:rPr>
              <w:t>3</w:t>
            </w:r>
            <w:r>
              <w:rPr>
                <w:noProof/>
                <w:webHidden/>
              </w:rPr>
              <w:fldChar w:fldCharType="end"/>
            </w:r>
            <w:r w:rsidRPr="00125A2D">
              <w:rPr>
                <w:rStyle w:val="Hyperlink"/>
                <w:noProof/>
              </w:rPr>
              <w:fldChar w:fldCharType="end"/>
            </w:r>
          </w:ins>
        </w:p>
        <w:p w14:paraId="677EEA60" w14:textId="614994A9" w:rsidR="00D67967" w:rsidRDefault="00D67967">
          <w:pPr>
            <w:pStyle w:val="TOC2"/>
            <w:tabs>
              <w:tab w:val="right" w:leader="dot" w:pos="9350"/>
            </w:tabs>
            <w:rPr>
              <w:ins w:id="13" w:author="Tim Trice" w:date="2025-10-09T09:43:00Z" w16du:dateUtc="2025-10-09T14:43:00Z"/>
              <w:rFonts w:eastAsiaTheme="minorEastAsia"/>
              <w:noProof/>
              <w:kern w:val="2"/>
              <w14:ligatures w14:val="standardContextual"/>
            </w:rPr>
          </w:pPr>
          <w:ins w:id="14"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"_Toc210895455"</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Definitions, Acronyms and Abbreviations</w:t>
            </w:r>
            <w:r>
              <w:rPr>
                <w:noProof/>
                <w:webHidden/>
              </w:rPr>
              <w:tab/>
            </w:r>
            <w:r>
              <w:rPr>
                <w:noProof/>
                <w:webHidden/>
              </w:rPr>
              <w:fldChar w:fldCharType="begin"/>
            </w:r>
            <w:r>
              <w:rPr>
                <w:noProof/>
                <w:webHidden/>
              </w:rPr>
              <w:instrText xml:space="preserve"> PAGEREF _Toc210895455 \h </w:instrText>
            </w:r>
          </w:ins>
          <w:r>
            <w:rPr>
              <w:noProof/>
              <w:webHidden/>
            </w:rPr>
          </w:r>
          <w:ins w:id="15" w:author="Tim Trice" w:date="2025-10-09T09:43:00Z" w16du:dateUtc="2025-10-09T14:43:00Z">
            <w:r>
              <w:rPr>
                <w:noProof/>
                <w:webHidden/>
              </w:rPr>
              <w:fldChar w:fldCharType="separate"/>
            </w:r>
            <w:r>
              <w:rPr>
                <w:noProof/>
                <w:webHidden/>
              </w:rPr>
              <w:t>4</w:t>
            </w:r>
            <w:r>
              <w:rPr>
                <w:noProof/>
                <w:webHidden/>
              </w:rPr>
              <w:fldChar w:fldCharType="end"/>
            </w:r>
            <w:r w:rsidRPr="00125A2D">
              <w:rPr>
                <w:rStyle w:val="Hyperlink"/>
                <w:noProof/>
              </w:rPr>
              <w:fldChar w:fldCharType="end"/>
            </w:r>
          </w:ins>
        </w:p>
        <w:p w14:paraId="0AF24E74" w14:textId="4440D5BE" w:rsidR="00D67967" w:rsidRDefault="00D67967">
          <w:pPr>
            <w:pStyle w:val="TOC2"/>
            <w:tabs>
              <w:tab w:val="right" w:leader="dot" w:pos="9350"/>
            </w:tabs>
            <w:rPr>
              <w:ins w:id="16" w:author="Tim Trice" w:date="2025-10-09T09:43:00Z" w16du:dateUtc="2025-10-09T14:43:00Z"/>
              <w:rFonts w:eastAsiaTheme="minorEastAsia"/>
              <w:noProof/>
              <w:kern w:val="2"/>
              <w14:ligatures w14:val="standardContextual"/>
            </w:rPr>
          </w:pPr>
          <w:ins w:id="17"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"_Toc210895456"</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Project Classification</w:t>
            </w:r>
            <w:r>
              <w:rPr>
                <w:noProof/>
                <w:webHidden/>
              </w:rPr>
              <w:tab/>
            </w:r>
            <w:r>
              <w:rPr>
                <w:noProof/>
                <w:webHidden/>
              </w:rPr>
              <w:fldChar w:fldCharType="begin"/>
            </w:r>
            <w:r>
              <w:rPr>
                <w:noProof/>
                <w:webHidden/>
              </w:rPr>
              <w:instrText xml:space="preserve"> PAGEREF _Toc210895456 \h </w:instrText>
            </w:r>
          </w:ins>
          <w:r>
            <w:rPr>
              <w:noProof/>
              <w:webHidden/>
            </w:rPr>
          </w:r>
          <w:ins w:id="18" w:author="Tim Trice" w:date="2025-10-09T09:43:00Z" w16du:dateUtc="2025-10-09T14:43:00Z">
            <w:r>
              <w:rPr>
                <w:noProof/>
                <w:webHidden/>
              </w:rPr>
              <w:fldChar w:fldCharType="separate"/>
            </w:r>
            <w:r>
              <w:rPr>
                <w:noProof/>
                <w:webHidden/>
              </w:rPr>
              <w:t>5</w:t>
            </w:r>
            <w:r>
              <w:rPr>
                <w:noProof/>
                <w:webHidden/>
              </w:rPr>
              <w:fldChar w:fldCharType="end"/>
            </w:r>
            <w:r w:rsidRPr="00125A2D">
              <w:rPr>
                <w:rStyle w:val="Hyperlink"/>
                <w:noProof/>
              </w:rPr>
              <w:fldChar w:fldCharType="end"/>
            </w:r>
          </w:ins>
        </w:p>
        <w:p w14:paraId="0CB868FF" w14:textId="7CD51C50" w:rsidR="00D67967" w:rsidRDefault="00D67967">
          <w:pPr>
            <w:pStyle w:val="TOC3"/>
            <w:tabs>
              <w:tab w:val="right" w:leader="dot" w:pos="9350"/>
            </w:tabs>
            <w:rPr>
              <w:ins w:id="19" w:author="Tim Trice" w:date="2025-10-09T09:43:00Z" w16du:dateUtc="2025-10-09T14:43:00Z"/>
              <w:rFonts w:eastAsiaTheme="minorEastAsia"/>
              <w:noProof/>
              <w:kern w:val="2"/>
              <w14:ligatures w14:val="standardContextual"/>
            </w:rPr>
          </w:pPr>
          <w:ins w:id="20"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"_Toc210895457"</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Class Definitions</w:t>
            </w:r>
            <w:r>
              <w:rPr>
                <w:noProof/>
                <w:webHidden/>
              </w:rPr>
              <w:tab/>
            </w:r>
            <w:r>
              <w:rPr>
                <w:noProof/>
                <w:webHidden/>
              </w:rPr>
              <w:fldChar w:fldCharType="begin"/>
            </w:r>
            <w:r>
              <w:rPr>
                <w:noProof/>
                <w:webHidden/>
              </w:rPr>
              <w:instrText xml:space="preserve"> PAGEREF _Toc210895457 \h </w:instrText>
            </w:r>
          </w:ins>
          <w:r>
            <w:rPr>
              <w:noProof/>
              <w:webHidden/>
            </w:rPr>
          </w:r>
          <w:ins w:id="21" w:author="Tim Trice" w:date="2025-10-09T09:43:00Z" w16du:dateUtc="2025-10-09T14:43:00Z">
            <w:r>
              <w:rPr>
                <w:noProof/>
                <w:webHidden/>
              </w:rPr>
              <w:fldChar w:fldCharType="separate"/>
            </w:r>
            <w:r>
              <w:rPr>
                <w:noProof/>
                <w:webHidden/>
              </w:rPr>
              <w:t>5</w:t>
            </w:r>
            <w:r>
              <w:rPr>
                <w:noProof/>
                <w:webHidden/>
              </w:rPr>
              <w:fldChar w:fldCharType="end"/>
            </w:r>
            <w:r w:rsidRPr="00125A2D">
              <w:rPr>
                <w:rStyle w:val="Hyperlink"/>
                <w:noProof/>
              </w:rPr>
              <w:fldChar w:fldCharType="end"/>
            </w:r>
          </w:ins>
        </w:p>
        <w:p w14:paraId="19A0C299" w14:textId="64E8F0C2" w:rsidR="00D67967" w:rsidRDefault="00D67967">
          <w:pPr>
            <w:pStyle w:val="TOC3"/>
            <w:tabs>
              <w:tab w:val="right" w:leader="dot" w:pos="9350"/>
            </w:tabs>
            <w:rPr>
              <w:ins w:id="22" w:author="Tim Trice" w:date="2025-10-09T09:43:00Z" w16du:dateUtc="2025-10-09T14:43:00Z"/>
              <w:rFonts w:eastAsiaTheme="minorEastAsia"/>
              <w:noProof/>
              <w:kern w:val="2"/>
              <w14:ligatures w14:val="standardContextual"/>
            </w:rPr>
          </w:pPr>
          <w:ins w:id="23"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"_Toc210895458"</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Class Requirements</w:t>
            </w:r>
            <w:r>
              <w:rPr>
                <w:noProof/>
                <w:webHidden/>
              </w:rPr>
              <w:tab/>
            </w:r>
            <w:r>
              <w:rPr>
                <w:noProof/>
                <w:webHidden/>
              </w:rPr>
              <w:fldChar w:fldCharType="begin"/>
            </w:r>
            <w:r>
              <w:rPr>
                <w:noProof/>
                <w:webHidden/>
              </w:rPr>
              <w:instrText xml:space="preserve"> PAGEREF _Toc210895458 \h </w:instrText>
            </w:r>
          </w:ins>
          <w:r>
            <w:rPr>
              <w:noProof/>
              <w:webHidden/>
            </w:rPr>
          </w:r>
          <w:ins w:id="24" w:author="Tim Trice" w:date="2025-10-09T09:43:00Z" w16du:dateUtc="2025-10-09T14:43:00Z">
            <w:r>
              <w:rPr>
                <w:noProof/>
                <w:webHidden/>
              </w:rPr>
              <w:fldChar w:fldCharType="separate"/>
            </w:r>
            <w:r>
              <w:rPr>
                <w:noProof/>
                <w:webHidden/>
              </w:rPr>
              <w:t>5</w:t>
            </w:r>
            <w:r>
              <w:rPr>
                <w:noProof/>
                <w:webHidden/>
              </w:rPr>
              <w:fldChar w:fldCharType="end"/>
            </w:r>
            <w:r w:rsidRPr="00125A2D">
              <w:rPr>
                <w:rStyle w:val="Hyperlink"/>
                <w:noProof/>
              </w:rPr>
              <w:fldChar w:fldCharType="end"/>
            </w:r>
          </w:ins>
        </w:p>
        <w:p w14:paraId="475637C1" w14:textId="7BA30537" w:rsidR="00D67967" w:rsidRDefault="00D67967">
          <w:pPr>
            <w:pStyle w:val="TOC3"/>
            <w:tabs>
              <w:tab w:val="right" w:leader="dot" w:pos="9350"/>
            </w:tabs>
            <w:rPr>
              <w:ins w:id="25" w:author="Tim Trice" w:date="2025-10-09T09:43:00Z" w16du:dateUtc="2025-10-09T14:43:00Z"/>
              <w:rFonts w:eastAsiaTheme="minorEastAsia"/>
              <w:noProof/>
              <w:kern w:val="2"/>
              <w14:ligatures w14:val="standardContextual"/>
            </w:rPr>
          </w:pPr>
          <w:ins w:id="26"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"_Toc210895459"</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Classification Authority</w:t>
            </w:r>
            <w:r>
              <w:rPr>
                <w:noProof/>
                <w:webHidden/>
              </w:rPr>
              <w:tab/>
            </w:r>
            <w:r>
              <w:rPr>
                <w:noProof/>
                <w:webHidden/>
              </w:rPr>
              <w:fldChar w:fldCharType="begin"/>
            </w:r>
            <w:r>
              <w:rPr>
                <w:noProof/>
                <w:webHidden/>
              </w:rPr>
              <w:instrText xml:space="preserve"> PAGEREF _Toc210895459 \h </w:instrText>
            </w:r>
          </w:ins>
          <w:r>
            <w:rPr>
              <w:noProof/>
              <w:webHidden/>
            </w:rPr>
          </w:r>
          <w:ins w:id="27" w:author="Tim Trice" w:date="2025-10-09T09:43:00Z" w16du:dateUtc="2025-10-09T14:43:00Z">
            <w:r>
              <w:rPr>
                <w:noProof/>
                <w:webHidden/>
              </w:rPr>
              <w:fldChar w:fldCharType="separate"/>
            </w:r>
            <w:r>
              <w:rPr>
                <w:noProof/>
                <w:webHidden/>
              </w:rPr>
              <w:t>6</w:t>
            </w:r>
            <w:r>
              <w:rPr>
                <w:noProof/>
                <w:webHidden/>
              </w:rPr>
              <w:fldChar w:fldCharType="end"/>
            </w:r>
            <w:r w:rsidRPr="00125A2D">
              <w:rPr>
                <w:rStyle w:val="Hyperlink"/>
                <w:noProof/>
              </w:rPr>
              <w:fldChar w:fldCharType="end"/>
            </w:r>
          </w:ins>
        </w:p>
        <w:p w14:paraId="51A5CE97" w14:textId="43221F10" w:rsidR="00D67967" w:rsidRDefault="00D67967">
          <w:pPr>
            <w:pStyle w:val="TOC3"/>
            <w:tabs>
              <w:tab w:val="right" w:leader="dot" w:pos="9350"/>
            </w:tabs>
            <w:rPr>
              <w:ins w:id="28" w:author="Tim Trice" w:date="2025-10-09T09:43:00Z" w16du:dateUtc="2025-10-09T14:43:00Z"/>
              <w:rFonts w:eastAsiaTheme="minorEastAsia"/>
              <w:noProof/>
              <w:kern w:val="2"/>
              <w14:ligatures w14:val="standardContextual"/>
            </w:rPr>
          </w:pPr>
          <w:ins w:id="29"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"_Toc210895460"</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Requirements by Class</w:t>
            </w:r>
            <w:r>
              <w:rPr>
                <w:noProof/>
                <w:webHidden/>
              </w:rPr>
              <w:tab/>
            </w:r>
            <w:r>
              <w:rPr>
                <w:noProof/>
                <w:webHidden/>
              </w:rPr>
              <w:fldChar w:fldCharType="begin"/>
            </w:r>
            <w:r>
              <w:rPr>
                <w:noProof/>
                <w:webHidden/>
              </w:rPr>
              <w:instrText xml:space="preserve"> PAGEREF _Toc210895460 \h </w:instrText>
            </w:r>
          </w:ins>
          <w:r>
            <w:rPr>
              <w:noProof/>
              <w:webHidden/>
            </w:rPr>
          </w:r>
          <w:ins w:id="30" w:author="Tim Trice" w:date="2025-10-09T09:43:00Z" w16du:dateUtc="2025-10-09T14:43:00Z">
            <w:r>
              <w:rPr>
                <w:noProof/>
                <w:webHidden/>
              </w:rPr>
              <w:fldChar w:fldCharType="separate"/>
            </w:r>
            <w:r>
              <w:rPr>
                <w:noProof/>
                <w:webHidden/>
              </w:rPr>
              <w:t>6</w:t>
            </w:r>
            <w:r>
              <w:rPr>
                <w:noProof/>
                <w:webHidden/>
              </w:rPr>
              <w:fldChar w:fldCharType="end"/>
            </w:r>
            <w:r w:rsidRPr="00125A2D">
              <w:rPr>
                <w:rStyle w:val="Hyperlink"/>
                <w:noProof/>
              </w:rPr>
              <w:fldChar w:fldCharType="end"/>
            </w:r>
          </w:ins>
        </w:p>
        <w:p w14:paraId="60F34AC6" w14:textId="3B77A9AD" w:rsidR="00D67967" w:rsidRDefault="00D67967">
          <w:pPr>
            <w:pStyle w:val="TOC3"/>
            <w:tabs>
              <w:tab w:val="right" w:leader="dot" w:pos="9350"/>
            </w:tabs>
            <w:rPr>
              <w:ins w:id="31" w:author="Tim Trice" w:date="2025-10-09T09:43:00Z" w16du:dateUtc="2025-10-09T14:43:00Z"/>
              <w:rFonts w:eastAsiaTheme="minorEastAsia"/>
              <w:noProof/>
              <w:kern w:val="2"/>
              <w14:ligatures w14:val="standardContextual"/>
            </w:rPr>
          </w:pPr>
          <w:ins w:id="32"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"_Toc210895461"</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Universal Requirements</w:t>
            </w:r>
            <w:r>
              <w:rPr>
                <w:noProof/>
                <w:webHidden/>
              </w:rPr>
              <w:tab/>
            </w:r>
            <w:r>
              <w:rPr>
                <w:noProof/>
                <w:webHidden/>
              </w:rPr>
              <w:fldChar w:fldCharType="begin"/>
            </w:r>
            <w:r>
              <w:rPr>
                <w:noProof/>
                <w:webHidden/>
              </w:rPr>
              <w:instrText xml:space="preserve"> PAGEREF _Toc210895461 \h </w:instrText>
            </w:r>
          </w:ins>
          <w:r>
            <w:rPr>
              <w:noProof/>
              <w:webHidden/>
            </w:rPr>
          </w:r>
          <w:ins w:id="33" w:author="Tim Trice" w:date="2025-10-09T09:43:00Z" w16du:dateUtc="2025-10-09T14:43:00Z">
            <w:r>
              <w:rPr>
                <w:noProof/>
                <w:webHidden/>
              </w:rPr>
              <w:fldChar w:fldCharType="separate"/>
            </w:r>
            <w:r>
              <w:rPr>
                <w:noProof/>
                <w:webHidden/>
              </w:rPr>
              <w:t>7</w:t>
            </w:r>
            <w:r>
              <w:rPr>
                <w:noProof/>
                <w:webHidden/>
              </w:rPr>
              <w:fldChar w:fldCharType="end"/>
            </w:r>
            <w:r w:rsidRPr="00125A2D">
              <w:rPr>
                <w:rStyle w:val="Hyperlink"/>
                <w:noProof/>
              </w:rPr>
              <w:fldChar w:fldCharType="end"/>
            </w:r>
          </w:ins>
        </w:p>
        <w:p w14:paraId="7088788D" w14:textId="58263E72" w:rsidR="00D67967" w:rsidRDefault="00D67967">
          <w:pPr>
            <w:pStyle w:val="TOC2"/>
            <w:tabs>
              <w:tab w:val="right" w:leader="dot" w:pos="9350"/>
            </w:tabs>
            <w:rPr>
              <w:ins w:id="34" w:author="Tim Trice" w:date="2025-10-09T09:43:00Z" w16du:dateUtc="2025-10-09T14:43:00Z"/>
              <w:rFonts w:eastAsiaTheme="minorEastAsia"/>
              <w:noProof/>
              <w:kern w:val="2"/>
              <w14:ligatures w14:val="standardContextual"/>
            </w:rPr>
          </w:pPr>
          <w:ins w:id="35"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"_Toc210895462"</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Classification System</w:t>
            </w:r>
            <w:r>
              <w:rPr>
                <w:noProof/>
                <w:webHidden/>
              </w:rPr>
              <w:tab/>
            </w:r>
            <w:r>
              <w:rPr>
                <w:noProof/>
                <w:webHidden/>
              </w:rPr>
              <w:fldChar w:fldCharType="begin"/>
            </w:r>
            <w:r>
              <w:rPr>
                <w:noProof/>
                <w:webHidden/>
              </w:rPr>
              <w:instrText xml:space="preserve"> PAGEREF _Toc210895462 \h </w:instrText>
            </w:r>
          </w:ins>
          <w:r>
            <w:rPr>
              <w:noProof/>
              <w:webHidden/>
            </w:rPr>
          </w:r>
          <w:ins w:id="36" w:author="Tim Trice" w:date="2025-10-09T09:43:00Z" w16du:dateUtc="2025-10-09T14:43:00Z">
            <w:r>
              <w:rPr>
                <w:noProof/>
                <w:webHidden/>
              </w:rPr>
              <w:fldChar w:fldCharType="separate"/>
            </w:r>
            <w:r>
              <w:rPr>
                <w:noProof/>
                <w:webHidden/>
              </w:rPr>
              <w:t>7</w:t>
            </w:r>
            <w:r>
              <w:rPr>
                <w:noProof/>
                <w:webHidden/>
              </w:rPr>
              <w:fldChar w:fldCharType="end"/>
            </w:r>
            <w:r w:rsidRPr="00125A2D">
              <w:rPr>
                <w:rStyle w:val="Hyperlink"/>
                <w:noProof/>
              </w:rPr>
              <w:fldChar w:fldCharType="end"/>
            </w:r>
          </w:ins>
        </w:p>
        <w:p w14:paraId="3E85A545" w14:textId="1D05F037" w:rsidR="00D67967" w:rsidRDefault="00D67967">
          <w:pPr>
            <w:pStyle w:val="TOC3"/>
            <w:tabs>
              <w:tab w:val="right" w:leader="dot" w:pos="9350"/>
            </w:tabs>
            <w:rPr>
              <w:ins w:id="37" w:author="Tim Trice" w:date="2025-10-09T09:43:00Z" w16du:dateUtc="2025-10-09T14:43:00Z"/>
              <w:rFonts w:eastAsiaTheme="minorEastAsia"/>
              <w:noProof/>
              <w:kern w:val="2"/>
              <w14:ligatures w14:val="standardContextual"/>
            </w:rPr>
          </w:pPr>
          <w:ins w:id="38"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"_Toc210895463"</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Three Document Types</w:t>
            </w:r>
            <w:r>
              <w:rPr>
                <w:noProof/>
                <w:webHidden/>
              </w:rPr>
              <w:tab/>
            </w:r>
            <w:r>
              <w:rPr>
                <w:noProof/>
                <w:webHidden/>
              </w:rPr>
              <w:fldChar w:fldCharType="begin"/>
            </w:r>
            <w:r>
              <w:rPr>
                <w:noProof/>
                <w:webHidden/>
              </w:rPr>
              <w:instrText xml:space="preserve"> PAGEREF _Toc210895463 \h </w:instrText>
            </w:r>
          </w:ins>
          <w:r>
            <w:rPr>
              <w:noProof/>
              <w:webHidden/>
            </w:rPr>
          </w:r>
          <w:ins w:id="39" w:author="Tim Trice" w:date="2025-10-09T09:43:00Z" w16du:dateUtc="2025-10-09T14:43:00Z">
            <w:r>
              <w:rPr>
                <w:noProof/>
                <w:webHidden/>
              </w:rPr>
              <w:fldChar w:fldCharType="separate"/>
            </w:r>
            <w:r>
              <w:rPr>
                <w:noProof/>
                <w:webHidden/>
              </w:rPr>
              <w:t>7</w:t>
            </w:r>
            <w:r>
              <w:rPr>
                <w:noProof/>
                <w:webHidden/>
              </w:rPr>
              <w:fldChar w:fldCharType="end"/>
            </w:r>
            <w:r w:rsidRPr="00125A2D">
              <w:rPr>
                <w:rStyle w:val="Hyperlink"/>
                <w:noProof/>
              </w:rPr>
              <w:fldChar w:fldCharType="end"/>
            </w:r>
          </w:ins>
        </w:p>
        <w:p w14:paraId="28221F36" w14:textId="4B590028" w:rsidR="00D67967" w:rsidRDefault="00D67967">
          <w:pPr>
            <w:pStyle w:val="TOC2"/>
            <w:tabs>
              <w:tab w:val="right" w:leader="dot" w:pos="9350"/>
            </w:tabs>
            <w:rPr>
              <w:ins w:id="40" w:author="Tim Trice" w:date="2025-10-09T09:43:00Z" w16du:dateUtc="2025-10-09T14:43:00Z"/>
              <w:rFonts w:eastAsiaTheme="minorEastAsia"/>
              <w:noProof/>
              <w:kern w:val="2"/>
              <w14:ligatures w14:val="standardContextual"/>
            </w:rPr>
          </w:pPr>
          <w:ins w:id="41"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"_Toc210895464"</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Client and Company Conflicts</w:t>
            </w:r>
            <w:r>
              <w:rPr>
                <w:noProof/>
                <w:webHidden/>
              </w:rPr>
              <w:tab/>
            </w:r>
            <w:r>
              <w:rPr>
                <w:noProof/>
                <w:webHidden/>
              </w:rPr>
              <w:fldChar w:fldCharType="begin"/>
            </w:r>
            <w:r>
              <w:rPr>
                <w:noProof/>
                <w:webHidden/>
              </w:rPr>
              <w:instrText xml:space="preserve"> PAGEREF _Toc210895464 \h </w:instrText>
            </w:r>
          </w:ins>
          <w:r>
            <w:rPr>
              <w:noProof/>
              <w:webHidden/>
            </w:rPr>
          </w:r>
          <w:ins w:id="42" w:author="Tim Trice" w:date="2025-10-09T09:43:00Z" w16du:dateUtc="2025-10-09T14:43:00Z">
            <w:r>
              <w:rPr>
                <w:noProof/>
                <w:webHidden/>
              </w:rPr>
              <w:fldChar w:fldCharType="separate"/>
            </w:r>
            <w:r>
              <w:rPr>
                <w:noProof/>
                <w:webHidden/>
              </w:rPr>
              <w:t>7</w:t>
            </w:r>
            <w:r>
              <w:rPr>
                <w:noProof/>
                <w:webHidden/>
              </w:rPr>
              <w:fldChar w:fldCharType="end"/>
            </w:r>
            <w:r w:rsidRPr="00125A2D">
              <w:rPr>
                <w:rStyle w:val="Hyperlink"/>
                <w:noProof/>
              </w:rPr>
              <w:fldChar w:fldCharType="end"/>
            </w:r>
          </w:ins>
        </w:p>
        <w:p w14:paraId="4014179C" w14:textId="1A210EFB" w:rsidR="00D67967" w:rsidRDefault="00D67967">
          <w:pPr>
            <w:pStyle w:val="TOC2"/>
            <w:tabs>
              <w:tab w:val="right" w:leader="dot" w:pos="9350"/>
            </w:tabs>
            <w:rPr>
              <w:ins w:id="43" w:author="Tim Trice" w:date="2025-10-09T09:43:00Z" w16du:dateUtc="2025-10-09T14:43:00Z"/>
              <w:rFonts w:eastAsiaTheme="minorEastAsia"/>
              <w:noProof/>
              <w:kern w:val="2"/>
              <w14:ligatures w14:val="standardContextual"/>
            </w:rPr>
          </w:pPr>
          <w:ins w:id="44"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"_Toc210895465"</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Electronic Document Management System</w:t>
            </w:r>
            <w:r>
              <w:rPr>
                <w:noProof/>
                <w:webHidden/>
              </w:rPr>
              <w:tab/>
            </w:r>
            <w:r>
              <w:rPr>
                <w:noProof/>
                <w:webHidden/>
              </w:rPr>
              <w:fldChar w:fldCharType="begin"/>
            </w:r>
            <w:r>
              <w:rPr>
                <w:noProof/>
                <w:webHidden/>
              </w:rPr>
              <w:instrText xml:space="preserve"> PAGEREF _Toc210895465 \h </w:instrText>
            </w:r>
          </w:ins>
          <w:r>
            <w:rPr>
              <w:noProof/>
              <w:webHidden/>
            </w:rPr>
          </w:r>
          <w:ins w:id="45" w:author="Tim Trice" w:date="2025-10-09T09:43:00Z" w16du:dateUtc="2025-10-09T14:43:00Z">
            <w:r>
              <w:rPr>
                <w:noProof/>
                <w:webHidden/>
              </w:rPr>
              <w:fldChar w:fldCharType="separate"/>
            </w:r>
            <w:r>
              <w:rPr>
                <w:noProof/>
                <w:webHidden/>
              </w:rPr>
              <w:t>7</w:t>
            </w:r>
            <w:r>
              <w:rPr>
                <w:noProof/>
                <w:webHidden/>
              </w:rPr>
              <w:fldChar w:fldCharType="end"/>
            </w:r>
            <w:r w:rsidRPr="00125A2D">
              <w:rPr>
                <w:rStyle w:val="Hyperlink"/>
                <w:noProof/>
              </w:rPr>
              <w:fldChar w:fldCharType="end"/>
            </w:r>
          </w:ins>
        </w:p>
        <w:p w14:paraId="5DDA8FF7" w14:textId="53465FAB" w:rsidR="00D67967" w:rsidRDefault="00D67967">
          <w:pPr>
            <w:pStyle w:val="TOC3"/>
            <w:tabs>
              <w:tab w:val="right" w:leader="dot" w:pos="9350"/>
            </w:tabs>
            <w:rPr>
              <w:ins w:id="46" w:author="Tim Trice" w:date="2025-10-09T09:43:00Z" w16du:dateUtc="2025-10-09T14:43:00Z"/>
              <w:rFonts w:eastAsiaTheme="minorEastAsia"/>
              <w:noProof/>
              <w:kern w:val="2"/>
              <w14:ligatures w14:val="standardContextual"/>
            </w:rPr>
          </w:pPr>
          <w:ins w:id="47"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"_Toc210895466"</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SharePoint</w:t>
            </w:r>
            <w:r>
              <w:rPr>
                <w:noProof/>
                <w:webHidden/>
              </w:rPr>
              <w:tab/>
            </w:r>
            <w:r>
              <w:rPr>
                <w:noProof/>
                <w:webHidden/>
              </w:rPr>
              <w:fldChar w:fldCharType="begin"/>
            </w:r>
            <w:r>
              <w:rPr>
                <w:noProof/>
                <w:webHidden/>
              </w:rPr>
              <w:instrText xml:space="preserve"> PAGEREF _Toc210895466 \h </w:instrText>
            </w:r>
          </w:ins>
          <w:r>
            <w:rPr>
              <w:noProof/>
              <w:webHidden/>
            </w:rPr>
          </w:r>
          <w:ins w:id="48" w:author="Tim Trice" w:date="2025-10-09T09:43:00Z" w16du:dateUtc="2025-10-09T14:43:00Z">
            <w:r>
              <w:rPr>
                <w:noProof/>
                <w:webHidden/>
              </w:rPr>
              <w:fldChar w:fldCharType="separate"/>
            </w:r>
            <w:r>
              <w:rPr>
                <w:noProof/>
                <w:webHidden/>
              </w:rPr>
              <w:t>8</w:t>
            </w:r>
            <w:r>
              <w:rPr>
                <w:noProof/>
                <w:webHidden/>
              </w:rPr>
              <w:fldChar w:fldCharType="end"/>
            </w:r>
            <w:r w:rsidRPr="00125A2D">
              <w:rPr>
                <w:rStyle w:val="Hyperlink"/>
                <w:noProof/>
              </w:rPr>
              <w:fldChar w:fldCharType="end"/>
            </w:r>
          </w:ins>
        </w:p>
        <w:p w14:paraId="24D1DDD5" w14:textId="64CD4EC7" w:rsidR="00D67967" w:rsidRDefault="00D67967">
          <w:pPr>
            <w:pStyle w:val="TOC3"/>
            <w:tabs>
              <w:tab w:val="right" w:leader="dot" w:pos="9350"/>
            </w:tabs>
            <w:rPr>
              <w:ins w:id="49" w:author="Tim Trice" w:date="2025-10-09T09:43:00Z" w16du:dateUtc="2025-10-09T14:43:00Z"/>
              <w:rFonts w:eastAsiaTheme="minorEastAsia"/>
              <w:noProof/>
              <w:kern w:val="2"/>
              <w14:ligatures w14:val="standardContextual"/>
            </w:rPr>
          </w:pPr>
          <w:ins w:id="50"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"_Toc210895467"</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Network Server (i-drive)</w:t>
            </w:r>
            <w:r>
              <w:rPr>
                <w:noProof/>
                <w:webHidden/>
              </w:rPr>
              <w:tab/>
            </w:r>
            <w:r>
              <w:rPr>
                <w:noProof/>
                <w:webHidden/>
              </w:rPr>
              <w:fldChar w:fldCharType="begin"/>
            </w:r>
            <w:r>
              <w:rPr>
                <w:noProof/>
                <w:webHidden/>
              </w:rPr>
              <w:instrText xml:space="preserve"> PAGEREF _Toc210895467 \h </w:instrText>
            </w:r>
          </w:ins>
          <w:r>
            <w:rPr>
              <w:noProof/>
              <w:webHidden/>
            </w:rPr>
          </w:r>
          <w:ins w:id="51" w:author="Tim Trice" w:date="2025-10-09T09:43:00Z" w16du:dateUtc="2025-10-09T14:43:00Z">
            <w:r>
              <w:rPr>
                <w:noProof/>
                <w:webHidden/>
              </w:rPr>
              <w:fldChar w:fldCharType="separate"/>
            </w:r>
            <w:r>
              <w:rPr>
                <w:noProof/>
                <w:webHidden/>
              </w:rPr>
              <w:t>10</w:t>
            </w:r>
            <w:r>
              <w:rPr>
                <w:noProof/>
                <w:webHidden/>
              </w:rPr>
              <w:fldChar w:fldCharType="end"/>
            </w:r>
            <w:r w:rsidRPr="00125A2D">
              <w:rPr>
                <w:rStyle w:val="Hyperlink"/>
                <w:noProof/>
              </w:rPr>
              <w:fldChar w:fldCharType="end"/>
            </w:r>
          </w:ins>
        </w:p>
        <w:p w14:paraId="22380BD3" w14:textId="3CA598B3" w:rsidR="00D67967" w:rsidRDefault="00D67967">
          <w:pPr>
            <w:pStyle w:val="TOC2"/>
            <w:tabs>
              <w:tab w:val="right" w:leader="dot" w:pos="9350"/>
            </w:tabs>
            <w:rPr>
              <w:ins w:id="52" w:author="Tim Trice" w:date="2025-10-09T09:43:00Z" w16du:dateUtc="2025-10-09T14:43:00Z"/>
              <w:rFonts w:eastAsiaTheme="minorEastAsia"/>
              <w:noProof/>
              <w:kern w:val="2"/>
              <w14:ligatures w14:val="standardContextual"/>
            </w:rPr>
          </w:pPr>
          <w:ins w:id="53"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"_Toc210895468"</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Master Document Register</w:t>
            </w:r>
            <w:r>
              <w:rPr>
                <w:noProof/>
                <w:webHidden/>
              </w:rPr>
              <w:tab/>
            </w:r>
            <w:r>
              <w:rPr>
                <w:noProof/>
                <w:webHidden/>
              </w:rPr>
              <w:fldChar w:fldCharType="begin"/>
            </w:r>
            <w:r>
              <w:rPr>
                <w:noProof/>
                <w:webHidden/>
              </w:rPr>
              <w:instrText xml:space="preserve"> PAGEREF _Toc210895468 \h </w:instrText>
            </w:r>
          </w:ins>
          <w:r>
            <w:rPr>
              <w:noProof/>
              <w:webHidden/>
            </w:rPr>
          </w:r>
          <w:ins w:id="54" w:author="Tim Trice" w:date="2025-10-09T09:43:00Z" w16du:dateUtc="2025-10-09T14:43:00Z">
            <w:r>
              <w:rPr>
                <w:noProof/>
                <w:webHidden/>
              </w:rPr>
              <w:fldChar w:fldCharType="separate"/>
            </w:r>
            <w:r>
              <w:rPr>
                <w:noProof/>
                <w:webHidden/>
              </w:rPr>
              <w:t>10</w:t>
            </w:r>
            <w:r>
              <w:rPr>
                <w:noProof/>
                <w:webHidden/>
              </w:rPr>
              <w:fldChar w:fldCharType="end"/>
            </w:r>
            <w:r w:rsidRPr="00125A2D">
              <w:rPr>
                <w:rStyle w:val="Hyperlink"/>
                <w:noProof/>
              </w:rPr>
              <w:fldChar w:fldCharType="end"/>
            </w:r>
          </w:ins>
        </w:p>
        <w:p w14:paraId="5B2A5027" w14:textId="235ECA31" w:rsidR="00D67967" w:rsidRDefault="00D67967">
          <w:pPr>
            <w:pStyle w:val="TOC3"/>
            <w:tabs>
              <w:tab w:val="right" w:leader="dot" w:pos="9350"/>
            </w:tabs>
            <w:rPr>
              <w:ins w:id="55" w:author="Tim Trice" w:date="2025-10-09T09:43:00Z" w16du:dateUtc="2025-10-09T14:43:00Z"/>
              <w:rFonts w:eastAsiaTheme="minorEastAsia"/>
              <w:noProof/>
              <w:kern w:val="2"/>
              <w14:ligatures w14:val="standardContextual"/>
            </w:rPr>
          </w:pPr>
          <w:ins w:id="56"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"_Toc210895469"</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Updating the MDR</w:t>
            </w:r>
            <w:r>
              <w:rPr>
                <w:noProof/>
                <w:webHidden/>
              </w:rPr>
              <w:tab/>
            </w:r>
            <w:r>
              <w:rPr>
                <w:noProof/>
                <w:webHidden/>
              </w:rPr>
              <w:fldChar w:fldCharType="begin"/>
            </w:r>
            <w:r>
              <w:rPr>
                <w:noProof/>
                <w:webHidden/>
              </w:rPr>
              <w:instrText xml:space="preserve"> PAGEREF _Toc210895469 \h </w:instrText>
            </w:r>
          </w:ins>
          <w:r>
            <w:rPr>
              <w:noProof/>
              <w:webHidden/>
            </w:rPr>
          </w:r>
          <w:ins w:id="57" w:author="Tim Trice" w:date="2025-10-09T09:43:00Z" w16du:dateUtc="2025-10-09T14:43:00Z">
            <w:r>
              <w:rPr>
                <w:noProof/>
                <w:webHidden/>
              </w:rPr>
              <w:fldChar w:fldCharType="separate"/>
            </w:r>
            <w:r>
              <w:rPr>
                <w:noProof/>
                <w:webHidden/>
              </w:rPr>
              <w:t>11</w:t>
            </w:r>
            <w:r>
              <w:rPr>
                <w:noProof/>
                <w:webHidden/>
              </w:rPr>
              <w:fldChar w:fldCharType="end"/>
            </w:r>
            <w:r w:rsidRPr="00125A2D">
              <w:rPr>
                <w:rStyle w:val="Hyperlink"/>
                <w:noProof/>
              </w:rPr>
              <w:fldChar w:fldCharType="end"/>
            </w:r>
          </w:ins>
        </w:p>
        <w:p w14:paraId="0151D258" w14:textId="66A07423" w:rsidR="00D67967" w:rsidRDefault="00D67967">
          <w:pPr>
            <w:pStyle w:val="TOC2"/>
            <w:tabs>
              <w:tab w:val="right" w:leader="dot" w:pos="9350"/>
            </w:tabs>
            <w:rPr>
              <w:ins w:id="58" w:author="Tim Trice" w:date="2025-10-09T09:43:00Z" w16du:dateUtc="2025-10-09T14:43:00Z"/>
              <w:rFonts w:eastAsiaTheme="minorEastAsia"/>
              <w:noProof/>
              <w:kern w:val="2"/>
              <w14:ligatures w14:val="standardContextual"/>
            </w:rPr>
          </w:pPr>
          <w:ins w:id="59"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"_Toc210895470"</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Metadata</w:t>
            </w:r>
            <w:r>
              <w:rPr>
                <w:noProof/>
                <w:webHidden/>
              </w:rPr>
              <w:tab/>
            </w:r>
            <w:r>
              <w:rPr>
                <w:noProof/>
                <w:webHidden/>
              </w:rPr>
              <w:fldChar w:fldCharType="begin"/>
            </w:r>
            <w:r>
              <w:rPr>
                <w:noProof/>
                <w:webHidden/>
              </w:rPr>
              <w:instrText xml:space="preserve"> PAGEREF _Toc210895470 \h </w:instrText>
            </w:r>
          </w:ins>
          <w:r>
            <w:rPr>
              <w:noProof/>
              <w:webHidden/>
            </w:rPr>
          </w:r>
          <w:ins w:id="60" w:author="Tim Trice" w:date="2025-10-09T09:43:00Z" w16du:dateUtc="2025-10-09T14:43:00Z">
            <w:r>
              <w:rPr>
                <w:noProof/>
                <w:webHidden/>
              </w:rPr>
              <w:fldChar w:fldCharType="separate"/>
            </w:r>
            <w:r>
              <w:rPr>
                <w:noProof/>
                <w:webHidden/>
              </w:rPr>
              <w:t>11</w:t>
            </w:r>
            <w:r>
              <w:rPr>
                <w:noProof/>
                <w:webHidden/>
              </w:rPr>
              <w:fldChar w:fldCharType="end"/>
            </w:r>
            <w:r w:rsidRPr="00125A2D">
              <w:rPr>
                <w:rStyle w:val="Hyperlink"/>
                <w:noProof/>
              </w:rPr>
              <w:fldChar w:fldCharType="end"/>
            </w:r>
          </w:ins>
        </w:p>
        <w:p w14:paraId="3AFF3C35" w14:textId="3900216F" w:rsidR="00D67967" w:rsidRDefault="00D67967">
          <w:pPr>
            <w:pStyle w:val="TOC3"/>
            <w:tabs>
              <w:tab w:val="right" w:leader="dot" w:pos="9350"/>
            </w:tabs>
            <w:rPr>
              <w:ins w:id="61" w:author="Tim Trice" w:date="2025-10-09T09:43:00Z" w16du:dateUtc="2025-10-09T14:43:00Z"/>
              <w:rFonts w:eastAsiaTheme="minorEastAsia"/>
              <w:noProof/>
              <w:kern w:val="2"/>
              <w14:ligatures w14:val="standardContextual"/>
            </w:rPr>
          </w:pPr>
          <w:ins w:id="62"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"_Toc210895471"</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Numbering Specifications</w:t>
            </w:r>
            <w:r>
              <w:rPr>
                <w:noProof/>
                <w:webHidden/>
              </w:rPr>
              <w:tab/>
            </w:r>
            <w:r>
              <w:rPr>
                <w:noProof/>
                <w:webHidden/>
              </w:rPr>
              <w:fldChar w:fldCharType="begin"/>
            </w:r>
            <w:r>
              <w:rPr>
                <w:noProof/>
                <w:webHidden/>
              </w:rPr>
              <w:instrText xml:space="preserve"> PAGEREF _Toc210895471 \h </w:instrText>
            </w:r>
          </w:ins>
          <w:r>
            <w:rPr>
              <w:noProof/>
              <w:webHidden/>
            </w:rPr>
          </w:r>
          <w:ins w:id="63" w:author="Tim Trice" w:date="2025-10-09T09:43:00Z" w16du:dateUtc="2025-10-09T14:43:00Z">
            <w:r>
              <w:rPr>
                <w:noProof/>
                <w:webHidden/>
              </w:rPr>
              <w:fldChar w:fldCharType="separate"/>
            </w:r>
            <w:r>
              <w:rPr>
                <w:noProof/>
                <w:webHidden/>
              </w:rPr>
              <w:t>12</w:t>
            </w:r>
            <w:r>
              <w:rPr>
                <w:noProof/>
                <w:webHidden/>
              </w:rPr>
              <w:fldChar w:fldCharType="end"/>
            </w:r>
            <w:r w:rsidRPr="00125A2D">
              <w:rPr>
                <w:rStyle w:val="Hyperlink"/>
                <w:noProof/>
              </w:rPr>
              <w:fldChar w:fldCharType="end"/>
            </w:r>
          </w:ins>
        </w:p>
        <w:p w14:paraId="6CB5869C" w14:textId="4EFE228A" w:rsidR="00D67967" w:rsidRDefault="00D67967">
          <w:pPr>
            <w:pStyle w:val="TOC3"/>
            <w:tabs>
              <w:tab w:val="right" w:leader="dot" w:pos="9350"/>
            </w:tabs>
            <w:rPr>
              <w:ins w:id="64" w:author="Tim Trice" w:date="2025-10-09T09:43:00Z" w16du:dateUtc="2025-10-09T14:43:00Z"/>
              <w:rFonts w:eastAsiaTheme="minorEastAsia"/>
              <w:noProof/>
              <w:kern w:val="2"/>
              <w14:ligatures w14:val="standardContextual"/>
            </w:rPr>
          </w:pPr>
          <w:ins w:id="65"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"_Toc210895472"</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Title</w:t>
            </w:r>
            <w:r>
              <w:rPr>
                <w:noProof/>
                <w:webHidden/>
              </w:rPr>
              <w:tab/>
            </w:r>
            <w:r>
              <w:rPr>
                <w:noProof/>
                <w:webHidden/>
              </w:rPr>
              <w:fldChar w:fldCharType="begin"/>
            </w:r>
            <w:r>
              <w:rPr>
                <w:noProof/>
                <w:webHidden/>
              </w:rPr>
              <w:instrText xml:space="preserve"> PAGEREF _Toc210895472 \h </w:instrText>
            </w:r>
          </w:ins>
          <w:r>
            <w:rPr>
              <w:noProof/>
              <w:webHidden/>
            </w:rPr>
          </w:r>
          <w:ins w:id="66" w:author="Tim Trice" w:date="2025-10-09T09:43:00Z" w16du:dateUtc="2025-10-09T14:43:00Z">
            <w:r>
              <w:rPr>
                <w:noProof/>
                <w:webHidden/>
              </w:rPr>
              <w:fldChar w:fldCharType="separate"/>
            </w:r>
            <w:r>
              <w:rPr>
                <w:noProof/>
                <w:webHidden/>
              </w:rPr>
              <w:t>13</w:t>
            </w:r>
            <w:r>
              <w:rPr>
                <w:noProof/>
                <w:webHidden/>
              </w:rPr>
              <w:fldChar w:fldCharType="end"/>
            </w:r>
            <w:r w:rsidRPr="00125A2D">
              <w:rPr>
                <w:rStyle w:val="Hyperlink"/>
                <w:noProof/>
              </w:rPr>
              <w:fldChar w:fldCharType="end"/>
            </w:r>
          </w:ins>
        </w:p>
        <w:p w14:paraId="0AF9ED4F" w14:textId="743AB18C" w:rsidR="00D67967" w:rsidRDefault="00D67967">
          <w:pPr>
            <w:pStyle w:val="TOC3"/>
            <w:tabs>
              <w:tab w:val="right" w:leader="dot" w:pos="9350"/>
            </w:tabs>
            <w:rPr>
              <w:ins w:id="67" w:author="Tim Trice" w:date="2025-10-09T09:43:00Z" w16du:dateUtc="2025-10-09T14:43:00Z"/>
              <w:rFonts w:eastAsiaTheme="minorEastAsia"/>
              <w:noProof/>
              <w:kern w:val="2"/>
              <w14:ligatures w14:val="standardContextual"/>
            </w:rPr>
          </w:pPr>
          <w:ins w:id="68"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"_Toc210895473"</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Revision</w:t>
            </w:r>
            <w:r>
              <w:rPr>
                <w:noProof/>
                <w:webHidden/>
              </w:rPr>
              <w:tab/>
            </w:r>
            <w:r>
              <w:rPr>
                <w:noProof/>
                <w:webHidden/>
              </w:rPr>
              <w:fldChar w:fldCharType="begin"/>
            </w:r>
            <w:r>
              <w:rPr>
                <w:noProof/>
                <w:webHidden/>
              </w:rPr>
              <w:instrText xml:space="preserve"> PAGEREF _Toc210895473 \h </w:instrText>
            </w:r>
          </w:ins>
          <w:r>
            <w:rPr>
              <w:noProof/>
              <w:webHidden/>
            </w:rPr>
          </w:r>
          <w:ins w:id="69" w:author="Tim Trice" w:date="2025-10-09T09:43:00Z" w16du:dateUtc="2025-10-09T14:43:00Z">
            <w:r>
              <w:rPr>
                <w:noProof/>
                <w:webHidden/>
              </w:rPr>
              <w:fldChar w:fldCharType="separate"/>
            </w:r>
            <w:r>
              <w:rPr>
                <w:noProof/>
                <w:webHidden/>
              </w:rPr>
              <w:t>13</w:t>
            </w:r>
            <w:r>
              <w:rPr>
                <w:noProof/>
                <w:webHidden/>
              </w:rPr>
              <w:fldChar w:fldCharType="end"/>
            </w:r>
            <w:r w:rsidRPr="00125A2D">
              <w:rPr>
                <w:rStyle w:val="Hyperlink"/>
                <w:noProof/>
              </w:rPr>
              <w:fldChar w:fldCharType="end"/>
            </w:r>
          </w:ins>
        </w:p>
        <w:p w14:paraId="3111B310" w14:textId="25BF12E8" w:rsidR="00D67967" w:rsidRDefault="00D67967">
          <w:pPr>
            <w:pStyle w:val="TOC3"/>
            <w:tabs>
              <w:tab w:val="right" w:leader="dot" w:pos="9350"/>
            </w:tabs>
            <w:rPr>
              <w:ins w:id="70" w:author="Tim Trice" w:date="2025-10-09T09:43:00Z" w16du:dateUtc="2025-10-09T14:43:00Z"/>
              <w:rFonts w:eastAsiaTheme="minorEastAsia"/>
              <w:noProof/>
              <w:kern w:val="2"/>
              <w14:ligatures w14:val="standardContextual"/>
            </w:rPr>
          </w:pPr>
          <w:ins w:id="71"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"_Toc210895474"</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Revision Date</w:t>
            </w:r>
            <w:r>
              <w:rPr>
                <w:noProof/>
                <w:webHidden/>
              </w:rPr>
              <w:tab/>
            </w:r>
            <w:r>
              <w:rPr>
                <w:noProof/>
                <w:webHidden/>
              </w:rPr>
              <w:fldChar w:fldCharType="begin"/>
            </w:r>
            <w:r>
              <w:rPr>
                <w:noProof/>
                <w:webHidden/>
              </w:rPr>
              <w:instrText xml:space="preserve"> PAGEREF _Toc210895474 \h </w:instrText>
            </w:r>
          </w:ins>
          <w:r>
            <w:rPr>
              <w:noProof/>
              <w:webHidden/>
            </w:rPr>
          </w:r>
          <w:ins w:id="72" w:author="Tim Trice" w:date="2025-10-09T09:43:00Z" w16du:dateUtc="2025-10-09T14:43:00Z">
            <w:r>
              <w:rPr>
                <w:noProof/>
                <w:webHidden/>
              </w:rPr>
              <w:fldChar w:fldCharType="separate"/>
            </w:r>
            <w:r>
              <w:rPr>
                <w:noProof/>
                <w:webHidden/>
              </w:rPr>
              <w:t>14</w:t>
            </w:r>
            <w:r>
              <w:rPr>
                <w:noProof/>
                <w:webHidden/>
              </w:rPr>
              <w:fldChar w:fldCharType="end"/>
            </w:r>
            <w:r w:rsidRPr="00125A2D">
              <w:rPr>
                <w:rStyle w:val="Hyperlink"/>
                <w:noProof/>
              </w:rPr>
              <w:fldChar w:fldCharType="end"/>
            </w:r>
          </w:ins>
        </w:p>
        <w:p w14:paraId="0F0F2B9B" w14:textId="2A6F497C" w:rsidR="00D67967" w:rsidRDefault="00D67967">
          <w:pPr>
            <w:pStyle w:val="TOC3"/>
            <w:tabs>
              <w:tab w:val="right" w:leader="dot" w:pos="9350"/>
            </w:tabs>
            <w:rPr>
              <w:ins w:id="73" w:author="Tim Trice" w:date="2025-10-09T09:43:00Z" w16du:dateUtc="2025-10-09T14:43:00Z"/>
              <w:rFonts w:eastAsiaTheme="minorEastAsia"/>
              <w:noProof/>
              <w:kern w:val="2"/>
              <w14:ligatures w14:val="standardContextual"/>
            </w:rPr>
          </w:pPr>
          <w:ins w:id="74"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"_Toc210895475"</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Issue Status Codes</w:t>
            </w:r>
            <w:r>
              <w:rPr>
                <w:noProof/>
                <w:webHidden/>
              </w:rPr>
              <w:tab/>
            </w:r>
            <w:r>
              <w:rPr>
                <w:noProof/>
                <w:webHidden/>
              </w:rPr>
              <w:fldChar w:fldCharType="begin"/>
            </w:r>
            <w:r>
              <w:rPr>
                <w:noProof/>
                <w:webHidden/>
              </w:rPr>
              <w:instrText xml:space="preserve"> PAGEREF _Toc210895475 \h </w:instrText>
            </w:r>
          </w:ins>
          <w:r>
            <w:rPr>
              <w:noProof/>
              <w:webHidden/>
            </w:rPr>
          </w:r>
          <w:ins w:id="75" w:author="Tim Trice" w:date="2025-10-09T09:43:00Z" w16du:dateUtc="2025-10-09T14:43:00Z">
            <w:r>
              <w:rPr>
                <w:noProof/>
                <w:webHidden/>
              </w:rPr>
              <w:fldChar w:fldCharType="separate"/>
            </w:r>
            <w:r>
              <w:rPr>
                <w:noProof/>
                <w:webHidden/>
              </w:rPr>
              <w:t>14</w:t>
            </w:r>
            <w:r>
              <w:rPr>
                <w:noProof/>
                <w:webHidden/>
              </w:rPr>
              <w:fldChar w:fldCharType="end"/>
            </w:r>
            <w:r w:rsidRPr="00125A2D">
              <w:rPr>
                <w:rStyle w:val="Hyperlink"/>
                <w:noProof/>
              </w:rPr>
              <w:fldChar w:fldCharType="end"/>
            </w:r>
          </w:ins>
        </w:p>
        <w:p w14:paraId="54089507" w14:textId="0D592980" w:rsidR="00D67967" w:rsidRDefault="00D67967">
          <w:pPr>
            <w:pStyle w:val="TOC3"/>
            <w:tabs>
              <w:tab w:val="right" w:leader="dot" w:pos="9350"/>
            </w:tabs>
            <w:rPr>
              <w:ins w:id="76" w:author="Tim Trice" w:date="2025-10-09T09:43:00Z" w16du:dateUtc="2025-10-09T14:43:00Z"/>
              <w:rFonts w:eastAsiaTheme="minorEastAsia"/>
              <w:noProof/>
              <w:kern w:val="2"/>
              <w14:ligatures w14:val="standardContextual"/>
            </w:rPr>
          </w:pPr>
          <w:ins w:id="77"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"_Toc210895476"</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Return Status Codes</w:t>
            </w:r>
            <w:r>
              <w:rPr>
                <w:noProof/>
                <w:webHidden/>
              </w:rPr>
              <w:tab/>
            </w:r>
            <w:r>
              <w:rPr>
                <w:noProof/>
                <w:webHidden/>
              </w:rPr>
              <w:fldChar w:fldCharType="begin"/>
            </w:r>
            <w:r>
              <w:rPr>
                <w:noProof/>
                <w:webHidden/>
              </w:rPr>
              <w:instrText xml:space="preserve"> PAGEREF _Toc210895476 \h </w:instrText>
            </w:r>
          </w:ins>
          <w:r>
            <w:rPr>
              <w:noProof/>
              <w:webHidden/>
            </w:rPr>
          </w:r>
          <w:ins w:id="78" w:author="Tim Trice" w:date="2025-10-09T09:43:00Z" w16du:dateUtc="2025-10-09T14:43:00Z">
            <w:r>
              <w:rPr>
                <w:noProof/>
                <w:webHidden/>
              </w:rPr>
              <w:fldChar w:fldCharType="separate"/>
            </w:r>
            <w:r>
              <w:rPr>
                <w:noProof/>
                <w:webHidden/>
              </w:rPr>
              <w:t>15</w:t>
            </w:r>
            <w:r>
              <w:rPr>
                <w:noProof/>
                <w:webHidden/>
              </w:rPr>
              <w:fldChar w:fldCharType="end"/>
            </w:r>
            <w:r w:rsidRPr="00125A2D">
              <w:rPr>
                <w:rStyle w:val="Hyperlink"/>
                <w:noProof/>
              </w:rPr>
              <w:fldChar w:fldCharType="end"/>
            </w:r>
          </w:ins>
        </w:p>
        <w:p w14:paraId="6849FE77" w14:textId="157EE17D" w:rsidR="00D67967" w:rsidRDefault="00D67967">
          <w:pPr>
            <w:pStyle w:val="TOC3"/>
            <w:tabs>
              <w:tab w:val="right" w:leader="dot" w:pos="9350"/>
            </w:tabs>
            <w:rPr>
              <w:ins w:id="79" w:author="Tim Trice" w:date="2025-10-09T09:43:00Z" w16du:dateUtc="2025-10-09T14:43:00Z"/>
              <w:rFonts w:eastAsiaTheme="minorEastAsia"/>
              <w:noProof/>
              <w:kern w:val="2"/>
              <w14:ligatures w14:val="standardContextual"/>
            </w:rPr>
          </w:pPr>
          <w:ins w:id="80"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"_Toc210895477"</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Transmittal</w:t>
            </w:r>
            <w:r>
              <w:rPr>
                <w:noProof/>
                <w:webHidden/>
              </w:rPr>
              <w:tab/>
            </w:r>
            <w:r>
              <w:rPr>
                <w:noProof/>
                <w:webHidden/>
              </w:rPr>
              <w:fldChar w:fldCharType="begin"/>
            </w:r>
            <w:r>
              <w:rPr>
                <w:noProof/>
                <w:webHidden/>
              </w:rPr>
              <w:instrText xml:space="preserve"> PAGEREF _Toc210895477 \h </w:instrText>
            </w:r>
          </w:ins>
          <w:r>
            <w:rPr>
              <w:noProof/>
              <w:webHidden/>
            </w:rPr>
          </w:r>
          <w:ins w:id="81" w:author="Tim Trice" w:date="2025-10-09T09:43:00Z" w16du:dateUtc="2025-10-09T14:43:00Z">
            <w:r>
              <w:rPr>
                <w:noProof/>
                <w:webHidden/>
              </w:rPr>
              <w:fldChar w:fldCharType="separate"/>
            </w:r>
            <w:r>
              <w:rPr>
                <w:noProof/>
                <w:webHidden/>
              </w:rPr>
              <w:t>15</w:t>
            </w:r>
            <w:r>
              <w:rPr>
                <w:noProof/>
                <w:webHidden/>
              </w:rPr>
              <w:fldChar w:fldCharType="end"/>
            </w:r>
            <w:r w:rsidRPr="00125A2D">
              <w:rPr>
                <w:rStyle w:val="Hyperlink"/>
                <w:noProof/>
              </w:rPr>
              <w:fldChar w:fldCharType="end"/>
            </w:r>
          </w:ins>
        </w:p>
        <w:p w14:paraId="79B3FBA9" w14:textId="0C58CD40" w:rsidR="00D67967" w:rsidRDefault="00D67967">
          <w:pPr>
            <w:pStyle w:val="TOC3"/>
            <w:tabs>
              <w:tab w:val="right" w:leader="dot" w:pos="9350"/>
            </w:tabs>
            <w:rPr>
              <w:ins w:id="82" w:author="Tim Trice" w:date="2025-10-09T09:43:00Z" w16du:dateUtc="2025-10-09T14:43:00Z"/>
              <w:rFonts w:eastAsiaTheme="minorEastAsia"/>
              <w:noProof/>
              <w:kern w:val="2"/>
              <w14:ligatures w14:val="standardContextual"/>
            </w:rPr>
          </w:pPr>
          <w:ins w:id="83"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"_Toc210895478"</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Security Classification</w:t>
            </w:r>
            <w:r>
              <w:rPr>
                <w:noProof/>
                <w:webHidden/>
              </w:rPr>
              <w:tab/>
            </w:r>
            <w:r>
              <w:rPr>
                <w:noProof/>
                <w:webHidden/>
              </w:rPr>
              <w:fldChar w:fldCharType="begin"/>
            </w:r>
            <w:r>
              <w:rPr>
                <w:noProof/>
                <w:webHidden/>
              </w:rPr>
              <w:instrText xml:space="preserve"> PAGEREF _Toc210895478 \h </w:instrText>
            </w:r>
          </w:ins>
          <w:r>
            <w:rPr>
              <w:noProof/>
              <w:webHidden/>
            </w:rPr>
          </w:r>
          <w:ins w:id="84" w:author="Tim Trice" w:date="2025-10-09T09:43:00Z" w16du:dateUtc="2025-10-09T14:43:00Z">
            <w:r>
              <w:rPr>
                <w:noProof/>
                <w:webHidden/>
              </w:rPr>
              <w:fldChar w:fldCharType="separate"/>
            </w:r>
            <w:r>
              <w:rPr>
                <w:noProof/>
                <w:webHidden/>
              </w:rPr>
              <w:t>15</w:t>
            </w:r>
            <w:r>
              <w:rPr>
                <w:noProof/>
                <w:webHidden/>
              </w:rPr>
              <w:fldChar w:fldCharType="end"/>
            </w:r>
            <w:r w:rsidRPr="00125A2D">
              <w:rPr>
                <w:rStyle w:val="Hyperlink"/>
                <w:noProof/>
              </w:rPr>
              <w:fldChar w:fldCharType="end"/>
            </w:r>
          </w:ins>
        </w:p>
        <w:p w14:paraId="08CA79D5" w14:textId="77D08B66" w:rsidR="00D67967" w:rsidRDefault="00D67967">
          <w:pPr>
            <w:pStyle w:val="TOC2"/>
            <w:tabs>
              <w:tab w:val="right" w:leader="dot" w:pos="9350"/>
            </w:tabs>
            <w:rPr>
              <w:ins w:id="85" w:author="Tim Trice" w:date="2025-10-09T09:43:00Z" w16du:dateUtc="2025-10-09T14:43:00Z"/>
              <w:rFonts w:eastAsiaTheme="minorEastAsia"/>
              <w:noProof/>
              <w:kern w:val="2"/>
              <w14:ligatures w14:val="standardContextual"/>
            </w:rPr>
          </w:pPr>
          <w:ins w:id="86"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"_Toc210895479"</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Creation of Documents</w:t>
            </w:r>
            <w:r>
              <w:rPr>
                <w:noProof/>
                <w:webHidden/>
              </w:rPr>
              <w:tab/>
            </w:r>
            <w:r>
              <w:rPr>
                <w:noProof/>
                <w:webHidden/>
              </w:rPr>
              <w:fldChar w:fldCharType="begin"/>
            </w:r>
            <w:r>
              <w:rPr>
                <w:noProof/>
                <w:webHidden/>
              </w:rPr>
              <w:instrText xml:space="preserve"> PAGEREF _Toc210895479 \h </w:instrText>
            </w:r>
          </w:ins>
          <w:r>
            <w:rPr>
              <w:noProof/>
              <w:webHidden/>
            </w:rPr>
          </w:r>
          <w:ins w:id="87" w:author="Tim Trice" w:date="2025-10-09T09:43:00Z" w16du:dateUtc="2025-10-09T14:43:00Z">
            <w:r>
              <w:rPr>
                <w:noProof/>
                <w:webHidden/>
              </w:rPr>
              <w:fldChar w:fldCharType="separate"/>
            </w:r>
            <w:r>
              <w:rPr>
                <w:noProof/>
                <w:webHidden/>
              </w:rPr>
              <w:t>16</w:t>
            </w:r>
            <w:r>
              <w:rPr>
                <w:noProof/>
                <w:webHidden/>
              </w:rPr>
              <w:fldChar w:fldCharType="end"/>
            </w:r>
            <w:r w:rsidRPr="00125A2D">
              <w:rPr>
                <w:rStyle w:val="Hyperlink"/>
                <w:noProof/>
              </w:rPr>
              <w:fldChar w:fldCharType="end"/>
            </w:r>
          </w:ins>
        </w:p>
        <w:p w14:paraId="5AB0A889" w14:textId="65C03B73" w:rsidR="00D67967" w:rsidRDefault="00D67967">
          <w:pPr>
            <w:pStyle w:val="TOC3"/>
            <w:tabs>
              <w:tab w:val="right" w:leader="dot" w:pos="9350"/>
            </w:tabs>
            <w:rPr>
              <w:ins w:id="88" w:author="Tim Trice" w:date="2025-10-09T09:43:00Z" w16du:dateUtc="2025-10-09T14:43:00Z"/>
              <w:rFonts w:eastAsiaTheme="minorEastAsia"/>
              <w:noProof/>
              <w:kern w:val="2"/>
              <w14:ligatures w14:val="standardContextual"/>
            </w:rPr>
          </w:pPr>
          <w:ins w:id="89"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"_Toc210895480"</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Document Number Assignment</w:t>
            </w:r>
            <w:r>
              <w:rPr>
                <w:noProof/>
                <w:webHidden/>
              </w:rPr>
              <w:tab/>
            </w:r>
            <w:r>
              <w:rPr>
                <w:noProof/>
                <w:webHidden/>
              </w:rPr>
              <w:fldChar w:fldCharType="begin"/>
            </w:r>
            <w:r>
              <w:rPr>
                <w:noProof/>
                <w:webHidden/>
              </w:rPr>
              <w:instrText xml:space="preserve"> PAGEREF _Toc210895480 \h </w:instrText>
            </w:r>
          </w:ins>
          <w:r>
            <w:rPr>
              <w:noProof/>
              <w:webHidden/>
            </w:rPr>
          </w:r>
          <w:ins w:id="90" w:author="Tim Trice" w:date="2025-10-09T09:43:00Z" w16du:dateUtc="2025-10-09T14:43:00Z">
            <w:r>
              <w:rPr>
                <w:noProof/>
                <w:webHidden/>
              </w:rPr>
              <w:fldChar w:fldCharType="separate"/>
            </w:r>
            <w:r>
              <w:rPr>
                <w:noProof/>
                <w:webHidden/>
              </w:rPr>
              <w:t>16</w:t>
            </w:r>
            <w:r>
              <w:rPr>
                <w:noProof/>
                <w:webHidden/>
              </w:rPr>
              <w:fldChar w:fldCharType="end"/>
            </w:r>
            <w:r w:rsidRPr="00125A2D">
              <w:rPr>
                <w:rStyle w:val="Hyperlink"/>
                <w:noProof/>
              </w:rPr>
              <w:fldChar w:fldCharType="end"/>
            </w:r>
          </w:ins>
        </w:p>
        <w:p w14:paraId="463E6689" w14:textId="419C0856" w:rsidR="00D67967" w:rsidRDefault="00D67967">
          <w:pPr>
            <w:pStyle w:val="TOC3"/>
            <w:tabs>
              <w:tab w:val="right" w:leader="dot" w:pos="9350"/>
            </w:tabs>
            <w:rPr>
              <w:ins w:id="91" w:author="Tim Trice" w:date="2025-10-09T09:43:00Z" w16du:dateUtc="2025-10-09T14:43:00Z"/>
              <w:rFonts w:eastAsiaTheme="minorEastAsia"/>
              <w:noProof/>
              <w:kern w:val="2"/>
              <w14:ligatures w14:val="standardContextual"/>
            </w:rPr>
          </w:pPr>
          <w:ins w:id="92"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"_Toc210895481"</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Templates</w:t>
            </w:r>
            <w:r>
              <w:rPr>
                <w:noProof/>
                <w:webHidden/>
              </w:rPr>
              <w:tab/>
            </w:r>
            <w:r>
              <w:rPr>
                <w:noProof/>
                <w:webHidden/>
              </w:rPr>
              <w:fldChar w:fldCharType="begin"/>
            </w:r>
            <w:r>
              <w:rPr>
                <w:noProof/>
                <w:webHidden/>
              </w:rPr>
              <w:instrText xml:space="preserve"> PAGEREF _Toc210895481 \h </w:instrText>
            </w:r>
          </w:ins>
          <w:r>
            <w:rPr>
              <w:noProof/>
              <w:webHidden/>
            </w:rPr>
          </w:r>
          <w:ins w:id="93" w:author="Tim Trice" w:date="2025-10-09T09:43:00Z" w16du:dateUtc="2025-10-09T14:43:00Z">
            <w:r>
              <w:rPr>
                <w:noProof/>
                <w:webHidden/>
              </w:rPr>
              <w:fldChar w:fldCharType="separate"/>
            </w:r>
            <w:r>
              <w:rPr>
                <w:noProof/>
                <w:webHidden/>
              </w:rPr>
              <w:t>17</w:t>
            </w:r>
            <w:r>
              <w:rPr>
                <w:noProof/>
                <w:webHidden/>
              </w:rPr>
              <w:fldChar w:fldCharType="end"/>
            </w:r>
            <w:r w:rsidRPr="00125A2D">
              <w:rPr>
                <w:rStyle w:val="Hyperlink"/>
                <w:noProof/>
              </w:rPr>
              <w:fldChar w:fldCharType="end"/>
            </w:r>
          </w:ins>
        </w:p>
        <w:p w14:paraId="62F07CA5" w14:textId="734C4383" w:rsidR="00D67967" w:rsidRDefault="00D67967">
          <w:pPr>
            <w:pStyle w:val="TOC2"/>
            <w:tabs>
              <w:tab w:val="right" w:leader="dot" w:pos="9350"/>
            </w:tabs>
            <w:rPr>
              <w:ins w:id="94" w:author="Tim Trice" w:date="2025-10-09T09:43:00Z" w16du:dateUtc="2025-10-09T14:43:00Z"/>
              <w:rFonts w:eastAsiaTheme="minorEastAsia"/>
              <w:noProof/>
              <w:kern w:val="2"/>
              <w14:ligatures w14:val="standardContextual"/>
            </w:rPr>
          </w:pPr>
          <w:ins w:id="95" w:author="Tim Trice" w:date="2025-10-09T09:43:00Z" w16du:dateUtc="2025-10-09T14:43:00Z">
            <w:r w:rsidRPr="00125A2D">
              <w:rPr>
                <w:rStyle w:val="Hyperlink"/>
                <w:noProof/>
              </w:rPr>
              <w:lastRenderedPageBreak/>
              <w:fldChar w:fldCharType="begin"/>
            </w:r>
            <w:r w:rsidRPr="00125A2D">
              <w:rPr>
                <w:rStyle w:val="Hyperlink"/>
                <w:noProof/>
              </w:rPr>
              <w:instrText xml:space="preserve"> </w:instrText>
            </w:r>
            <w:r>
              <w:rPr>
                <w:noProof/>
              </w:rPr>
              <w:instrText>HYPERLINK \l "_Toc210895482"</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Quality Control/Assurance</w:t>
            </w:r>
            <w:r>
              <w:rPr>
                <w:noProof/>
                <w:webHidden/>
              </w:rPr>
              <w:tab/>
            </w:r>
            <w:r>
              <w:rPr>
                <w:noProof/>
                <w:webHidden/>
              </w:rPr>
              <w:fldChar w:fldCharType="begin"/>
            </w:r>
            <w:r>
              <w:rPr>
                <w:noProof/>
                <w:webHidden/>
              </w:rPr>
              <w:instrText xml:space="preserve"> PAGEREF _Toc210895482 \h </w:instrText>
            </w:r>
          </w:ins>
          <w:r>
            <w:rPr>
              <w:noProof/>
              <w:webHidden/>
            </w:rPr>
          </w:r>
          <w:ins w:id="96" w:author="Tim Trice" w:date="2025-10-09T09:43:00Z" w16du:dateUtc="2025-10-09T14:43:00Z">
            <w:r>
              <w:rPr>
                <w:noProof/>
                <w:webHidden/>
              </w:rPr>
              <w:fldChar w:fldCharType="separate"/>
            </w:r>
            <w:r>
              <w:rPr>
                <w:noProof/>
                <w:webHidden/>
              </w:rPr>
              <w:t>18</w:t>
            </w:r>
            <w:r>
              <w:rPr>
                <w:noProof/>
                <w:webHidden/>
              </w:rPr>
              <w:fldChar w:fldCharType="end"/>
            </w:r>
            <w:r w:rsidRPr="00125A2D">
              <w:rPr>
                <w:rStyle w:val="Hyperlink"/>
                <w:noProof/>
              </w:rPr>
              <w:fldChar w:fldCharType="end"/>
            </w:r>
          </w:ins>
        </w:p>
        <w:p w14:paraId="3EEAAED7" w14:textId="1F5774AA" w:rsidR="00D67967" w:rsidRDefault="00D67967">
          <w:pPr>
            <w:pStyle w:val="TOC2"/>
            <w:tabs>
              <w:tab w:val="right" w:leader="dot" w:pos="9350"/>
            </w:tabs>
            <w:rPr>
              <w:ins w:id="97" w:author="Tim Trice" w:date="2025-10-09T09:43:00Z" w16du:dateUtc="2025-10-09T14:43:00Z"/>
              <w:rFonts w:eastAsiaTheme="minorEastAsia"/>
              <w:noProof/>
              <w:kern w:val="2"/>
              <w14:ligatures w14:val="standardContextual"/>
            </w:rPr>
          </w:pPr>
          <w:ins w:id="98"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"_Toc210895483"</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Transmittal of Documents</w:t>
            </w:r>
            <w:r>
              <w:rPr>
                <w:noProof/>
                <w:webHidden/>
              </w:rPr>
              <w:tab/>
            </w:r>
            <w:r>
              <w:rPr>
                <w:noProof/>
                <w:webHidden/>
              </w:rPr>
              <w:fldChar w:fldCharType="begin"/>
            </w:r>
            <w:r>
              <w:rPr>
                <w:noProof/>
                <w:webHidden/>
              </w:rPr>
              <w:instrText xml:space="preserve"> PAGEREF _Toc210895483 \h </w:instrText>
            </w:r>
          </w:ins>
          <w:r>
            <w:rPr>
              <w:noProof/>
              <w:webHidden/>
            </w:rPr>
          </w:r>
          <w:ins w:id="99" w:author="Tim Trice" w:date="2025-10-09T09:43:00Z" w16du:dateUtc="2025-10-09T14:43:00Z">
            <w:r>
              <w:rPr>
                <w:noProof/>
                <w:webHidden/>
              </w:rPr>
              <w:fldChar w:fldCharType="separate"/>
            </w:r>
            <w:r>
              <w:rPr>
                <w:noProof/>
                <w:webHidden/>
              </w:rPr>
              <w:t>19</w:t>
            </w:r>
            <w:r>
              <w:rPr>
                <w:noProof/>
                <w:webHidden/>
              </w:rPr>
              <w:fldChar w:fldCharType="end"/>
            </w:r>
            <w:r w:rsidRPr="00125A2D">
              <w:rPr>
                <w:rStyle w:val="Hyperlink"/>
                <w:noProof/>
              </w:rPr>
              <w:fldChar w:fldCharType="end"/>
            </w:r>
          </w:ins>
        </w:p>
        <w:p w14:paraId="4C425355" w14:textId="5E62B4C4" w:rsidR="00D67967" w:rsidRDefault="00D67967">
          <w:pPr>
            <w:pStyle w:val="TOC3"/>
            <w:tabs>
              <w:tab w:val="right" w:leader="dot" w:pos="9350"/>
            </w:tabs>
            <w:rPr>
              <w:ins w:id="100" w:author="Tim Trice" w:date="2025-10-09T09:43:00Z" w16du:dateUtc="2025-10-09T14:43:00Z"/>
              <w:rFonts w:eastAsiaTheme="minorEastAsia"/>
              <w:noProof/>
              <w:kern w:val="2"/>
              <w14:ligatures w14:val="standardContextual"/>
            </w:rPr>
          </w:pPr>
          <w:ins w:id="101"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"_Toc210895484"</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Request to Transmit</w:t>
            </w:r>
            <w:r>
              <w:rPr>
                <w:noProof/>
                <w:webHidden/>
              </w:rPr>
              <w:tab/>
            </w:r>
            <w:r>
              <w:rPr>
                <w:noProof/>
                <w:webHidden/>
              </w:rPr>
              <w:fldChar w:fldCharType="begin"/>
            </w:r>
            <w:r>
              <w:rPr>
                <w:noProof/>
                <w:webHidden/>
              </w:rPr>
              <w:instrText xml:space="preserve"> PAGEREF _Toc210895484 \h </w:instrText>
            </w:r>
          </w:ins>
          <w:r>
            <w:rPr>
              <w:noProof/>
              <w:webHidden/>
            </w:rPr>
          </w:r>
          <w:ins w:id="102" w:author="Tim Trice" w:date="2025-10-09T09:43:00Z" w16du:dateUtc="2025-10-09T14:43:00Z">
            <w:r>
              <w:rPr>
                <w:noProof/>
                <w:webHidden/>
              </w:rPr>
              <w:fldChar w:fldCharType="separate"/>
            </w:r>
            <w:r>
              <w:rPr>
                <w:noProof/>
                <w:webHidden/>
              </w:rPr>
              <w:t>19</w:t>
            </w:r>
            <w:r>
              <w:rPr>
                <w:noProof/>
                <w:webHidden/>
              </w:rPr>
              <w:fldChar w:fldCharType="end"/>
            </w:r>
            <w:r w:rsidRPr="00125A2D">
              <w:rPr>
                <w:rStyle w:val="Hyperlink"/>
                <w:noProof/>
              </w:rPr>
              <w:fldChar w:fldCharType="end"/>
            </w:r>
          </w:ins>
        </w:p>
        <w:p w14:paraId="2783CCEE" w14:textId="044FBFE5" w:rsidR="00D67967" w:rsidRDefault="00D67967">
          <w:pPr>
            <w:pStyle w:val="TOC3"/>
            <w:tabs>
              <w:tab w:val="right" w:leader="dot" w:pos="9350"/>
            </w:tabs>
            <w:rPr>
              <w:ins w:id="103" w:author="Tim Trice" w:date="2025-10-09T09:43:00Z" w16du:dateUtc="2025-10-09T14:43:00Z"/>
              <w:rFonts w:eastAsiaTheme="minorEastAsia"/>
              <w:noProof/>
              <w:kern w:val="2"/>
              <w14:ligatures w14:val="standardContextual"/>
            </w:rPr>
          </w:pPr>
          <w:ins w:id="104"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"_Toc210895485"</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Outgoing</w:t>
            </w:r>
            <w:r>
              <w:rPr>
                <w:noProof/>
                <w:webHidden/>
              </w:rPr>
              <w:tab/>
            </w:r>
            <w:r>
              <w:rPr>
                <w:noProof/>
                <w:webHidden/>
              </w:rPr>
              <w:fldChar w:fldCharType="begin"/>
            </w:r>
            <w:r>
              <w:rPr>
                <w:noProof/>
                <w:webHidden/>
              </w:rPr>
              <w:instrText xml:space="preserve"> PAGEREF _Toc210895485 \h </w:instrText>
            </w:r>
          </w:ins>
          <w:r>
            <w:rPr>
              <w:noProof/>
              <w:webHidden/>
            </w:rPr>
          </w:r>
          <w:ins w:id="105" w:author="Tim Trice" w:date="2025-10-09T09:43:00Z" w16du:dateUtc="2025-10-09T14:43:00Z">
            <w:r>
              <w:rPr>
                <w:noProof/>
                <w:webHidden/>
              </w:rPr>
              <w:fldChar w:fldCharType="separate"/>
            </w:r>
            <w:r>
              <w:rPr>
                <w:noProof/>
                <w:webHidden/>
              </w:rPr>
              <w:t>20</w:t>
            </w:r>
            <w:r>
              <w:rPr>
                <w:noProof/>
                <w:webHidden/>
              </w:rPr>
              <w:fldChar w:fldCharType="end"/>
            </w:r>
            <w:r w:rsidRPr="00125A2D">
              <w:rPr>
                <w:rStyle w:val="Hyperlink"/>
                <w:noProof/>
              </w:rPr>
              <w:fldChar w:fldCharType="end"/>
            </w:r>
          </w:ins>
        </w:p>
        <w:p w14:paraId="06599344" w14:textId="3B6CC608" w:rsidR="00D67967" w:rsidRDefault="00D67967">
          <w:pPr>
            <w:pStyle w:val="TOC3"/>
            <w:tabs>
              <w:tab w:val="right" w:leader="dot" w:pos="9350"/>
            </w:tabs>
            <w:rPr>
              <w:ins w:id="106" w:author="Tim Trice" w:date="2025-10-09T09:43:00Z" w16du:dateUtc="2025-10-09T14:43:00Z"/>
              <w:rFonts w:eastAsiaTheme="minorEastAsia"/>
              <w:noProof/>
              <w:kern w:val="2"/>
              <w14:ligatures w14:val="standardContextual"/>
            </w:rPr>
          </w:pPr>
          <w:ins w:id="107"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"_Toc210895486"</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Incoming</w:t>
            </w:r>
            <w:r>
              <w:rPr>
                <w:noProof/>
                <w:webHidden/>
              </w:rPr>
              <w:tab/>
            </w:r>
            <w:r>
              <w:rPr>
                <w:noProof/>
                <w:webHidden/>
              </w:rPr>
              <w:fldChar w:fldCharType="begin"/>
            </w:r>
            <w:r>
              <w:rPr>
                <w:noProof/>
                <w:webHidden/>
              </w:rPr>
              <w:instrText xml:space="preserve"> PAGEREF _Toc210895486 \h </w:instrText>
            </w:r>
          </w:ins>
          <w:r>
            <w:rPr>
              <w:noProof/>
              <w:webHidden/>
            </w:rPr>
          </w:r>
          <w:ins w:id="108" w:author="Tim Trice" w:date="2025-10-09T09:43:00Z" w16du:dateUtc="2025-10-09T14:43:00Z">
            <w:r>
              <w:rPr>
                <w:noProof/>
                <w:webHidden/>
              </w:rPr>
              <w:fldChar w:fldCharType="separate"/>
            </w:r>
            <w:r>
              <w:rPr>
                <w:noProof/>
                <w:webHidden/>
              </w:rPr>
              <w:t>20</w:t>
            </w:r>
            <w:r>
              <w:rPr>
                <w:noProof/>
                <w:webHidden/>
              </w:rPr>
              <w:fldChar w:fldCharType="end"/>
            </w:r>
            <w:r w:rsidRPr="00125A2D">
              <w:rPr>
                <w:rStyle w:val="Hyperlink"/>
                <w:noProof/>
              </w:rPr>
              <w:fldChar w:fldCharType="end"/>
            </w:r>
          </w:ins>
        </w:p>
        <w:p w14:paraId="35735226" w14:textId="361A14A1" w:rsidR="00D67967" w:rsidRDefault="00D67967">
          <w:pPr>
            <w:pStyle w:val="TOC3"/>
            <w:tabs>
              <w:tab w:val="right" w:leader="dot" w:pos="9350"/>
            </w:tabs>
            <w:rPr>
              <w:ins w:id="109" w:author="Tim Trice" w:date="2025-10-09T09:43:00Z" w16du:dateUtc="2025-10-09T14:43:00Z"/>
              <w:rFonts w:eastAsiaTheme="minorEastAsia"/>
              <w:noProof/>
              <w:kern w:val="2"/>
              <w14:ligatures w14:val="standardContextual"/>
            </w:rPr>
          </w:pPr>
          <w:ins w:id="110"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"_Toc210895487"</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Email Notifications</w:t>
            </w:r>
            <w:r>
              <w:rPr>
                <w:noProof/>
                <w:webHidden/>
              </w:rPr>
              <w:tab/>
            </w:r>
            <w:r>
              <w:rPr>
                <w:noProof/>
                <w:webHidden/>
              </w:rPr>
              <w:fldChar w:fldCharType="begin"/>
            </w:r>
            <w:r>
              <w:rPr>
                <w:noProof/>
                <w:webHidden/>
              </w:rPr>
              <w:instrText xml:space="preserve"> PAGEREF _Toc210895487 \h </w:instrText>
            </w:r>
          </w:ins>
          <w:r>
            <w:rPr>
              <w:noProof/>
              <w:webHidden/>
            </w:rPr>
          </w:r>
          <w:ins w:id="111" w:author="Tim Trice" w:date="2025-10-09T09:43:00Z" w16du:dateUtc="2025-10-09T14:43:00Z">
            <w:r>
              <w:rPr>
                <w:noProof/>
                <w:webHidden/>
              </w:rPr>
              <w:fldChar w:fldCharType="separate"/>
            </w:r>
            <w:r>
              <w:rPr>
                <w:noProof/>
                <w:webHidden/>
              </w:rPr>
              <w:t>20</w:t>
            </w:r>
            <w:r>
              <w:rPr>
                <w:noProof/>
                <w:webHidden/>
              </w:rPr>
              <w:fldChar w:fldCharType="end"/>
            </w:r>
            <w:r w:rsidRPr="00125A2D">
              <w:rPr>
                <w:rStyle w:val="Hyperlink"/>
                <w:noProof/>
              </w:rPr>
              <w:fldChar w:fldCharType="end"/>
            </w:r>
          </w:ins>
        </w:p>
        <w:p w14:paraId="2423495C" w14:textId="1D437E48" w:rsidR="00D67967" w:rsidRDefault="00D67967">
          <w:pPr>
            <w:pStyle w:val="TOC2"/>
            <w:tabs>
              <w:tab w:val="right" w:leader="dot" w:pos="9350"/>
            </w:tabs>
            <w:rPr>
              <w:ins w:id="112" w:author="Tim Trice" w:date="2025-10-09T09:43:00Z" w16du:dateUtc="2025-10-09T14:43:00Z"/>
              <w:rFonts w:eastAsiaTheme="minorEastAsia"/>
              <w:noProof/>
              <w:kern w:val="2"/>
              <w14:ligatures w14:val="standardContextual"/>
            </w:rPr>
          </w:pPr>
          <w:ins w:id="113"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"_Toc210895488"</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Revision and Approval</w:t>
            </w:r>
            <w:r>
              <w:rPr>
                <w:noProof/>
                <w:webHidden/>
              </w:rPr>
              <w:tab/>
            </w:r>
            <w:r>
              <w:rPr>
                <w:noProof/>
                <w:webHidden/>
              </w:rPr>
              <w:fldChar w:fldCharType="begin"/>
            </w:r>
            <w:r>
              <w:rPr>
                <w:noProof/>
                <w:webHidden/>
              </w:rPr>
              <w:instrText xml:space="preserve"> PAGEREF _Toc210895488 \h </w:instrText>
            </w:r>
          </w:ins>
          <w:r>
            <w:rPr>
              <w:noProof/>
              <w:webHidden/>
            </w:rPr>
          </w:r>
          <w:ins w:id="114" w:author="Tim Trice" w:date="2025-10-09T09:43:00Z" w16du:dateUtc="2025-10-09T14:43:00Z">
            <w:r>
              <w:rPr>
                <w:noProof/>
                <w:webHidden/>
              </w:rPr>
              <w:fldChar w:fldCharType="separate"/>
            </w:r>
            <w:r>
              <w:rPr>
                <w:noProof/>
                <w:webHidden/>
              </w:rPr>
              <w:t>21</w:t>
            </w:r>
            <w:r>
              <w:rPr>
                <w:noProof/>
                <w:webHidden/>
              </w:rPr>
              <w:fldChar w:fldCharType="end"/>
            </w:r>
            <w:r w:rsidRPr="00125A2D">
              <w:rPr>
                <w:rStyle w:val="Hyperlink"/>
                <w:noProof/>
              </w:rPr>
              <w:fldChar w:fldCharType="end"/>
            </w:r>
          </w:ins>
        </w:p>
        <w:p w14:paraId="78C201D2" w14:textId="43B49C2E" w:rsidR="00D67967" w:rsidRDefault="00D67967">
          <w:pPr>
            <w:pStyle w:val="TOC2"/>
            <w:tabs>
              <w:tab w:val="right" w:leader="dot" w:pos="9350"/>
            </w:tabs>
            <w:rPr>
              <w:ins w:id="115" w:author="Tim Trice" w:date="2025-10-09T09:43:00Z" w16du:dateUtc="2025-10-09T14:43:00Z"/>
              <w:rFonts w:eastAsiaTheme="minorEastAsia"/>
              <w:noProof/>
              <w:kern w:val="2"/>
              <w14:ligatures w14:val="standardContextual"/>
            </w:rPr>
          </w:pPr>
          <w:ins w:id="116"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"_Toc210895489"</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Distribution of Documents</w:t>
            </w:r>
            <w:r>
              <w:rPr>
                <w:noProof/>
                <w:webHidden/>
              </w:rPr>
              <w:tab/>
            </w:r>
            <w:r>
              <w:rPr>
                <w:noProof/>
                <w:webHidden/>
              </w:rPr>
              <w:fldChar w:fldCharType="begin"/>
            </w:r>
            <w:r>
              <w:rPr>
                <w:noProof/>
                <w:webHidden/>
              </w:rPr>
              <w:instrText xml:space="preserve"> PAGEREF _Toc210895489 \h </w:instrText>
            </w:r>
          </w:ins>
          <w:r>
            <w:rPr>
              <w:noProof/>
              <w:webHidden/>
            </w:rPr>
          </w:r>
          <w:ins w:id="117" w:author="Tim Trice" w:date="2025-10-09T09:43:00Z" w16du:dateUtc="2025-10-09T14:43:00Z">
            <w:r>
              <w:rPr>
                <w:noProof/>
                <w:webHidden/>
              </w:rPr>
              <w:fldChar w:fldCharType="separate"/>
            </w:r>
            <w:r>
              <w:rPr>
                <w:noProof/>
                <w:webHidden/>
              </w:rPr>
              <w:t>21</w:t>
            </w:r>
            <w:r>
              <w:rPr>
                <w:noProof/>
                <w:webHidden/>
              </w:rPr>
              <w:fldChar w:fldCharType="end"/>
            </w:r>
            <w:r w:rsidRPr="00125A2D">
              <w:rPr>
                <w:rStyle w:val="Hyperlink"/>
                <w:noProof/>
              </w:rPr>
              <w:fldChar w:fldCharType="end"/>
            </w:r>
          </w:ins>
        </w:p>
        <w:p w14:paraId="45CCC65B" w14:textId="45737E43" w:rsidR="00D67967" w:rsidRDefault="00D67967">
          <w:pPr>
            <w:pStyle w:val="TOC3"/>
            <w:tabs>
              <w:tab w:val="right" w:leader="dot" w:pos="9350"/>
            </w:tabs>
            <w:rPr>
              <w:ins w:id="118" w:author="Tim Trice" w:date="2025-10-09T09:43:00Z" w16du:dateUtc="2025-10-09T14:43:00Z"/>
              <w:rFonts w:eastAsiaTheme="minorEastAsia"/>
              <w:noProof/>
              <w:kern w:val="2"/>
              <w14:ligatures w14:val="standardContextual"/>
            </w:rPr>
          </w:pPr>
          <w:ins w:id="119"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"_Toc210895490"</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Adobe Cloud Review</w:t>
            </w:r>
            <w:r>
              <w:rPr>
                <w:noProof/>
                <w:webHidden/>
              </w:rPr>
              <w:tab/>
            </w:r>
            <w:r>
              <w:rPr>
                <w:noProof/>
                <w:webHidden/>
              </w:rPr>
              <w:fldChar w:fldCharType="begin"/>
            </w:r>
            <w:r>
              <w:rPr>
                <w:noProof/>
                <w:webHidden/>
              </w:rPr>
              <w:instrText xml:space="preserve"> PAGEREF _Toc210895490 \h </w:instrText>
            </w:r>
          </w:ins>
          <w:r>
            <w:rPr>
              <w:noProof/>
              <w:webHidden/>
            </w:rPr>
          </w:r>
          <w:ins w:id="120" w:author="Tim Trice" w:date="2025-10-09T09:43:00Z" w16du:dateUtc="2025-10-09T14:43:00Z">
            <w:r>
              <w:rPr>
                <w:noProof/>
                <w:webHidden/>
              </w:rPr>
              <w:fldChar w:fldCharType="separate"/>
            </w:r>
            <w:r>
              <w:rPr>
                <w:noProof/>
                <w:webHidden/>
              </w:rPr>
              <w:t>21</w:t>
            </w:r>
            <w:r>
              <w:rPr>
                <w:noProof/>
                <w:webHidden/>
              </w:rPr>
              <w:fldChar w:fldCharType="end"/>
            </w:r>
            <w:r w:rsidRPr="00125A2D">
              <w:rPr>
                <w:rStyle w:val="Hyperlink"/>
                <w:noProof/>
              </w:rPr>
              <w:fldChar w:fldCharType="end"/>
            </w:r>
          </w:ins>
        </w:p>
        <w:p w14:paraId="5BE26EA5" w14:textId="270762D8" w:rsidR="00D67967" w:rsidRDefault="00D67967">
          <w:pPr>
            <w:pStyle w:val="TOC3"/>
            <w:tabs>
              <w:tab w:val="right" w:leader="dot" w:pos="9350"/>
            </w:tabs>
            <w:rPr>
              <w:ins w:id="121" w:author="Tim Trice" w:date="2025-10-09T09:43:00Z" w16du:dateUtc="2025-10-09T14:43:00Z"/>
              <w:rFonts w:eastAsiaTheme="minorEastAsia"/>
              <w:noProof/>
              <w:kern w:val="2"/>
              <w14:ligatures w14:val="standardContextual"/>
            </w:rPr>
          </w:pPr>
          <w:ins w:id="122"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"_Toc210895491"</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Bluebeam Sessions</w:t>
            </w:r>
            <w:r>
              <w:rPr>
                <w:noProof/>
                <w:webHidden/>
              </w:rPr>
              <w:tab/>
            </w:r>
            <w:r>
              <w:rPr>
                <w:noProof/>
                <w:webHidden/>
              </w:rPr>
              <w:fldChar w:fldCharType="begin"/>
            </w:r>
            <w:r>
              <w:rPr>
                <w:noProof/>
                <w:webHidden/>
              </w:rPr>
              <w:instrText xml:space="preserve"> PAGEREF _Toc210895491 \h </w:instrText>
            </w:r>
          </w:ins>
          <w:r>
            <w:rPr>
              <w:noProof/>
              <w:webHidden/>
            </w:rPr>
          </w:r>
          <w:ins w:id="123" w:author="Tim Trice" w:date="2025-10-09T09:43:00Z" w16du:dateUtc="2025-10-09T14:43:00Z">
            <w:r>
              <w:rPr>
                <w:noProof/>
                <w:webHidden/>
              </w:rPr>
              <w:fldChar w:fldCharType="separate"/>
            </w:r>
            <w:r>
              <w:rPr>
                <w:noProof/>
                <w:webHidden/>
              </w:rPr>
              <w:t>22</w:t>
            </w:r>
            <w:r>
              <w:rPr>
                <w:noProof/>
                <w:webHidden/>
              </w:rPr>
              <w:fldChar w:fldCharType="end"/>
            </w:r>
            <w:r w:rsidRPr="00125A2D">
              <w:rPr>
                <w:rStyle w:val="Hyperlink"/>
                <w:noProof/>
              </w:rPr>
              <w:fldChar w:fldCharType="end"/>
            </w:r>
          </w:ins>
        </w:p>
        <w:p w14:paraId="18BB84C3" w14:textId="632A9E57" w:rsidR="00D67967" w:rsidRDefault="00D67967">
          <w:pPr>
            <w:pStyle w:val="TOC2"/>
            <w:tabs>
              <w:tab w:val="right" w:leader="dot" w:pos="9350"/>
            </w:tabs>
            <w:rPr>
              <w:ins w:id="124" w:author="Tim Trice" w:date="2025-10-09T09:43:00Z" w16du:dateUtc="2025-10-09T14:43:00Z"/>
              <w:rFonts w:eastAsiaTheme="minorEastAsia"/>
              <w:noProof/>
              <w:kern w:val="2"/>
              <w14:ligatures w14:val="standardContextual"/>
            </w:rPr>
          </w:pPr>
          <w:ins w:id="125"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"_Toc210895492"</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Data Inventory</w:t>
            </w:r>
            <w:r>
              <w:rPr>
                <w:noProof/>
                <w:webHidden/>
              </w:rPr>
              <w:tab/>
            </w:r>
            <w:r>
              <w:rPr>
                <w:noProof/>
                <w:webHidden/>
              </w:rPr>
              <w:fldChar w:fldCharType="begin"/>
            </w:r>
            <w:r>
              <w:rPr>
                <w:noProof/>
                <w:webHidden/>
              </w:rPr>
              <w:instrText xml:space="preserve"> PAGEREF _Toc210895492 \h </w:instrText>
            </w:r>
          </w:ins>
          <w:r>
            <w:rPr>
              <w:noProof/>
              <w:webHidden/>
            </w:rPr>
          </w:r>
          <w:ins w:id="126" w:author="Tim Trice" w:date="2025-10-09T09:43:00Z" w16du:dateUtc="2025-10-09T14:43:00Z">
            <w:r>
              <w:rPr>
                <w:noProof/>
                <w:webHidden/>
              </w:rPr>
              <w:fldChar w:fldCharType="separate"/>
            </w:r>
            <w:r>
              <w:rPr>
                <w:noProof/>
                <w:webHidden/>
              </w:rPr>
              <w:t>23</w:t>
            </w:r>
            <w:r>
              <w:rPr>
                <w:noProof/>
                <w:webHidden/>
              </w:rPr>
              <w:fldChar w:fldCharType="end"/>
            </w:r>
            <w:r w:rsidRPr="00125A2D">
              <w:rPr>
                <w:rStyle w:val="Hyperlink"/>
                <w:noProof/>
              </w:rPr>
              <w:fldChar w:fldCharType="end"/>
            </w:r>
          </w:ins>
        </w:p>
        <w:p w14:paraId="6CE0F7FE" w14:textId="03448A35" w:rsidR="00D67967" w:rsidRDefault="00D67967">
          <w:pPr>
            <w:pStyle w:val="TOC2"/>
            <w:tabs>
              <w:tab w:val="right" w:leader="dot" w:pos="9350"/>
            </w:tabs>
            <w:rPr>
              <w:ins w:id="127" w:author="Tim Trice" w:date="2025-10-09T09:43:00Z" w16du:dateUtc="2025-10-09T14:43:00Z"/>
              <w:rFonts w:eastAsiaTheme="minorEastAsia"/>
              <w:noProof/>
              <w:kern w:val="2"/>
              <w14:ligatures w14:val="standardContextual"/>
            </w:rPr>
          </w:pPr>
          <w:ins w:id="128"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"_Toc210895493"</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Appendix A: Document Numbering Schematic</w:t>
            </w:r>
            <w:r>
              <w:rPr>
                <w:noProof/>
                <w:webHidden/>
              </w:rPr>
              <w:tab/>
            </w:r>
            <w:r>
              <w:rPr>
                <w:noProof/>
                <w:webHidden/>
              </w:rPr>
              <w:fldChar w:fldCharType="begin"/>
            </w:r>
            <w:r>
              <w:rPr>
                <w:noProof/>
                <w:webHidden/>
              </w:rPr>
              <w:instrText xml:space="preserve"> PAGEREF _Toc210895493 \h </w:instrText>
            </w:r>
          </w:ins>
          <w:r>
            <w:rPr>
              <w:noProof/>
              <w:webHidden/>
            </w:rPr>
          </w:r>
          <w:ins w:id="129" w:author="Tim Trice" w:date="2025-10-09T09:43:00Z" w16du:dateUtc="2025-10-09T14:43:00Z">
            <w:r>
              <w:rPr>
                <w:noProof/>
                <w:webHidden/>
              </w:rPr>
              <w:fldChar w:fldCharType="separate"/>
            </w:r>
            <w:r>
              <w:rPr>
                <w:noProof/>
                <w:webHidden/>
              </w:rPr>
              <w:t>24</w:t>
            </w:r>
            <w:r>
              <w:rPr>
                <w:noProof/>
                <w:webHidden/>
              </w:rPr>
              <w:fldChar w:fldCharType="end"/>
            </w:r>
            <w:r w:rsidRPr="00125A2D">
              <w:rPr>
                <w:rStyle w:val="Hyperlink"/>
                <w:noProof/>
              </w:rPr>
              <w:fldChar w:fldCharType="end"/>
            </w:r>
          </w:ins>
        </w:p>
        <w:p w14:paraId="0D96AC3C" w14:textId="21CCCFF5" w:rsidR="00D67967" w:rsidRDefault="00D67967">
          <w:pPr>
            <w:pStyle w:val="TOC3"/>
            <w:tabs>
              <w:tab w:val="right" w:leader="dot" w:pos="9350"/>
            </w:tabs>
            <w:rPr>
              <w:ins w:id="130" w:author="Tim Trice" w:date="2025-10-09T09:43:00Z" w16du:dateUtc="2025-10-09T14:43:00Z"/>
              <w:rFonts w:eastAsiaTheme="minorEastAsia"/>
              <w:noProof/>
              <w:kern w:val="2"/>
              <w14:ligatures w14:val="standardContextual"/>
            </w:rPr>
          </w:pPr>
          <w:ins w:id="131"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"_Toc210895494"</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Format Structure</w:t>
            </w:r>
            <w:r>
              <w:rPr>
                <w:noProof/>
                <w:webHidden/>
              </w:rPr>
              <w:tab/>
            </w:r>
            <w:r>
              <w:rPr>
                <w:noProof/>
                <w:webHidden/>
              </w:rPr>
              <w:fldChar w:fldCharType="begin"/>
            </w:r>
            <w:r>
              <w:rPr>
                <w:noProof/>
                <w:webHidden/>
              </w:rPr>
              <w:instrText xml:space="preserve"> PAGEREF _Toc210895494 \h </w:instrText>
            </w:r>
          </w:ins>
          <w:r>
            <w:rPr>
              <w:noProof/>
              <w:webHidden/>
            </w:rPr>
          </w:r>
          <w:ins w:id="132" w:author="Tim Trice" w:date="2025-10-09T09:43:00Z" w16du:dateUtc="2025-10-09T14:43:00Z">
            <w:r>
              <w:rPr>
                <w:noProof/>
                <w:webHidden/>
              </w:rPr>
              <w:fldChar w:fldCharType="separate"/>
            </w:r>
            <w:r>
              <w:rPr>
                <w:noProof/>
                <w:webHidden/>
              </w:rPr>
              <w:t>24</w:t>
            </w:r>
            <w:r>
              <w:rPr>
                <w:noProof/>
                <w:webHidden/>
              </w:rPr>
              <w:fldChar w:fldCharType="end"/>
            </w:r>
            <w:r w:rsidRPr="00125A2D">
              <w:rPr>
                <w:rStyle w:val="Hyperlink"/>
                <w:noProof/>
              </w:rPr>
              <w:fldChar w:fldCharType="end"/>
            </w:r>
          </w:ins>
        </w:p>
        <w:p w14:paraId="685A2F12" w14:textId="027E7D34" w:rsidR="00D67967" w:rsidRDefault="00D67967">
          <w:pPr>
            <w:pStyle w:val="TOC3"/>
            <w:tabs>
              <w:tab w:val="right" w:leader="dot" w:pos="9350"/>
            </w:tabs>
            <w:rPr>
              <w:ins w:id="133" w:author="Tim Trice" w:date="2025-10-09T09:43:00Z" w16du:dateUtc="2025-10-09T14:43:00Z"/>
              <w:rFonts w:eastAsiaTheme="minorEastAsia"/>
              <w:noProof/>
              <w:kern w:val="2"/>
              <w14:ligatures w14:val="standardContextual"/>
            </w:rPr>
          </w:pPr>
          <w:ins w:id="134"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"_Toc210895495"</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Market Documents</w:t>
            </w:r>
            <w:r>
              <w:rPr>
                <w:noProof/>
                <w:webHidden/>
              </w:rPr>
              <w:tab/>
            </w:r>
            <w:r>
              <w:rPr>
                <w:noProof/>
                <w:webHidden/>
              </w:rPr>
              <w:fldChar w:fldCharType="begin"/>
            </w:r>
            <w:r>
              <w:rPr>
                <w:noProof/>
                <w:webHidden/>
              </w:rPr>
              <w:instrText xml:space="preserve"> PAGEREF _Toc210895495 \h </w:instrText>
            </w:r>
          </w:ins>
          <w:r>
            <w:rPr>
              <w:noProof/>
              <w:webHidden/>
            </w:rPr>
          </w:r>
          <w:ins w:id="135" w:author="Tim Trice" w:date="2025-10-09T09:43:00Z" w16du:dateUtc="2025-10-09T14:43:00Z">
            <w:r>
              <w:rPr>
                <w:noProof/>
                <w:webHidden/>
              </w:rPr>
              <w:fldChar w:fldCharType="separate"/>
            </w:r>
            <w:r>
              <w:rPr>
                <w:noProof/>
                <w:webHidden/>
              </w:rPr>
              <w:t>25</w:t>
            </w:r>
            <w:r>
              <w:rPr>
                <w:noProof/>
                <w:webHidden/>
              </w:rPr>
              <w:fldChar w:fldCharType="end"/>
            </w:r>
            <w:r w:rsidRPr="00125A2D">
              <w:rPr>
                <w:rStyle w:val="Hyperlink"/>
                <w:noProof/>
              </w:rPr>
              <w:fldChar w:fldCharType="end"/>
            </w:r>
          </w:ins>
        </w:p>
        <w:p w14:paraId="66CCA4FF" w14:textId="1638DA11" w:rsidR="00D67967" w:rsidRDefault="00D67967">
          <w:pPr>
            <w:pStyle w:val="TOC2"/>
            <w:tabs>
              <w:tab w:val="right" w:leader="dot" w:pos="9350"/>
            </w:tabs>
            <w:rPr>
              <w:ins w:id="136" w:author="Tim Trice" w:date="2025-10-09T09:43:00Z" w16du:dateUtc="2025-10-09T14:43:00Z"/>
              <w:rFonts w:eastAsiaTheme="minorEastAsia"/>
              <w:noProof/>
              <w:kern w:val="2"/>
              <w14:ligatures w14:val="standardContextual"/>
            </w:rPr>
          </w:pPr>
          <w:ins w:id="137"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"_Toc210895496"</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Appendix B: Discipline Codes</w:t>
            </w:r>
            <w:r>
              <w:rPr>
                <w:noProof/>
                <w:webHidden/>
              </w:rPr>
              <w:tab/>
            </w:r>
            <w:r>
              <w:rPr>
                <w:noProof/>
                <w:webHidden/>
              </w:rPr>
              <w:fldChar w:fldCharType="begin"/>
            </w:r>
            <w:r>
              <w:rPr>
                <w:noProof/>
                <w:webHidden/>
              </w:rPr>
              <w:instrText xml:space="preserve"> PAGEREF _Toc210895496 \h </w:instrText>
            </w:r>
          </w:ins>
          <w:r>
            <w:rPr>
              <w:noProof/>
              <w:webHidden/>
            </w:rPr>
          </w:r>
          <w:ins w:id="138" w:author="Tim Trice" w:date="2025-10-09T09:43:00Z" w16du:dateUtc="2025-10-09T14:43:00Z">
            <w:r>
              <w:rPr>
                <w:noProof/>
                <w:webHidden/>
              </w:rPr>
              <w:fldChar w:fldCharType="separate"/>
            </w:r>
            <w:r>
              <w:rPr>
                <w:noProof/>
                <w:webHidden/>
              </w:rPr>
              <w:t>26</w:t>
            </w:r>
            <w:r>
              <w:rPr>
                <w:noProof/>
                <w:webHidden/>
              </w:rPr>
              <w:fldChar w:fldCharType="end"/>
            </w:r>
            <w:r w:rsidRPr="00125A2D">
              <w:rPr>
                <w:rStyle w:val="Hyperlink"/>
                <w:noProof/>
              </w:rPr>
              <w:fldChar w:fldCharType="end"/>
            </w:r>
          </w:ins>
        </w:p>
        <w:p w14:paraId="53E2B436" w14:textId="48171D61" w:rsidR="00D67967" w:rsidRDefault="00D67967">
          <w:pPr>
            <w:pStyle w:val="TOC2"/>
            <w:tabs>
              <w:tab w:val="right" w:leader="dot" w:pos="9350"/>
            </w:tabs>
            <w:rPr>
              <w:ins w:id="139" w:author="Tim Trice" w:date="2025-10-09T09:43:00Z" w16du:dateUtc="2025-10-09T14:43:00Z"/>
              <w:rFonts w:eastAsiaTheme="minorEastAsia"/>
              <w:noProof/>
              <w:kern w:val="2"/>
              <w14:ligatures w14:val="standardContextual"/>
            </w:rPr>
          </w:pPr>
          <w:ins w:id="140"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"_Toc210895497"</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Appendix C: Document Type Codes</w:t>
            </w:r>
            <w:r>
              <w:rPr>
                <w:noProof/>
                <w:webHidden/>
              </w:rPr>
              <w:tab/>
            </w:r>
            <w:r>
              <w:rPr>
                <w:noProof/>
                <w:webHidden/>
              </w:rPr>
              <w:fldChar w:fldCharType="begin"/>
            </w:r>
            <w:r>
              <w:rPr>
                <w:noProof/>
                <w:webHidden/>
              </w:rPr>
              <w:instrText xml:space="preserve"> PAGEREF _Toc210895497 \h </w:instrText>
            </w:r>
          </w:ins>
          <w:r>
            <w:rPr>
              <w:noProof/>
              <w:webHidden/>
            </w:rPr>
          </w:r>
          <w:ins w:id="141" w:author="Tim Trice" w:date="2025-10-09T09:43:00Z" w16du:dateUtc="2025-10-09T14:43:00Z">
            <w:r>
              <w:rPr>
                <w:noProof/>
                <w:webHidden/>
              </w:rPr>
              <w:fldChar w:fldCharType="separate"/>
            </w:r>
            <w:r>
              <w:rPr>
                <w:noProof/>
                <w:webHidden/>
              </w:rPr>
              <w:t>27</w:t>
            </w:r>
            <w:r>
              <w:rPr>
                <w:noProof/>
                <w:webHidden/>
              </w:rPr>
              <w:fldChar w:fldCharType="end"/>
            </w:r>
            <w:r w:rsidRPr="00125A2D">
              <w:rPr>
                <w:rStyle w:val="Hyperlink"/>
                <w:noProof/>
              </w:rPr>
              <w:fldChar w:fldCharType="end"/>
            </w:r>
          </w:ins>
        </w:p>
        <w:p w14:paraId="3B2852D6" w14:textId="5115BA84" w:rsidR="00D67967" w:rsidRDefault="00D67967">
          <w:pPr>
            <w:pStyle w:val="TOC2"/>
            <w:tabs>
              <w:tab w:val="right" w:leader="dot" w:pos="9350"/>
            </w:tabs>
            <w:rPr>
              <w:ins w:id="142" w:author="Tim Trice" w:date="2025-10-09T09:43:00Z" w16du:dateUtc="2025-10-09T14:43:00Z"/>
              <w:rFonts w:eastAsiaTheme="minorEastAsia"/>
              <w:noProof/>
              <w:kern w:val="2"/>
              <w14:ligatures w14:val="standardContextual"/>
            </w:rPr>
          </w:pPr>
          <w:ins w:id="143"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"_Toc210895498"</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Appendix D: Return Status Codes</w:t>
            </w:r>
            <w:r>
              <w:rPr>
                <w:noProof/>
                <w:webHidden/>
              </w:rPr>
              <w:tab/>
            </w:r>
            <w:r>
              <w:rPr>
                <w:noProof/>
                <w:webHidden/>
              </w:rPr>
              <w:fldChar w:fldCharType="begin"/>
            </w:r>
            <w:r>
              <w:rPr>
                <w:noProof/>
                <w:webHidden/>
              </w:rPr>
              <w:instrText xml:space="preserve"> PAGEREF _Toc210895498 \h </w:instrText>
            </w:r>
          </w:ins>
          <w:r>
            <w:rPr>
              <w:noProof/>
              <w:webHidden/>
            </w:rPr>
          </w:r>
          <w:ins w:id="144" w:author="Tim Trice" w:date="2025-10-09T09:43:00Z" w16du:dateUtc="2025-10-09T14:43:00Z">
            <w:r>
              <w:rPr>
                <w:noProof/>
                <w:webHidden/>
              </w:rPr>
              <w:fldChar w:fldCharType="separate"/>
            </w:r>
            <w:r>
              <w:rPr>
                <w:noProof/>
                <w:webHidden/>
              </w:rPr>
              <w:t>28</w:t>
            </w:r>
            <w:r>
              <w:rPr>
                <w:noProof/>
                <w:webHidden/>
              </w:rPr>
              <w:fldChar w:fldCharType="end"/>
            </w:r>
            <w:r w:rsidRPr="00125A2D">
              <w:rPr>
                <w:rStyle w:val="Hyperlink"/>
                <w:noProof/>
              </w:rPr>
              <w:fldChar w:fldCharType="end"/>
            </w:r>
          </w:ins>
        </w:p>
        <w:p w14:paraId="14FE9FB5" w14:textId="49D692B3" w:rsidR="00D67967" w:rsidRDefault="00D67967">
          <w:pPr>
            <w:pStyle w:val="TOC2"/>
            <w:tabs>
              <w:tab w:val="right" w:leader="dot" w:pos="9350"/>
            </w:tabs>
            <w:rPr>
              <w:ins w:id="145" w:author="Tim Trice" w:date="2025-10-09T09:43:00Z" w16du:dateUtc="2025-10-09T14:43:00Z"/>
              <w:rFonts w:eastAsiaTheme="minorEastAsia"/>
              <w:noProof/>
              <w:kern w:val="2"/>
              <w14:ligatures w14:val="standardContextual"/>
            </w:rPr>
          </w:pPr>
          <w:ins w:id="146"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"_Toc210895499"</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Appendix E: Project Class Requirements</w:t>
            </w:r>
            <w:r>
              <w:rPr>
                <w:noProof/>
                <w:webHidden/>
              </w:rPr>
              <w:tab/>
            </w:r>
            <w:r>
              <w:rPr>
                <w:noProof/>
                <w:webHidden/>
              </w:rPr>
              <w:fldChar w:fldCharType="begin"/>
            </w:r>
            <w:r>
              <w:rPr>
                <w:noProof/>
                <w:webHidden/>
              </w:rPr>
              <w:instrText xml:space="preserve"> PAGEREF _Toc210895499 \h </w:instrText>
            </w:r>
          </w:ins>
          <w:r>
            <w:rPr>
              <w:noProof/>
              <w:webHidden/>
            </w:rPr>
          </w:r>
          <w:ins w:id="147" w:author="Tim Trice" w:date="2025-10-09T09:43:00Z" w16du:dateUtc="2025-10-09T14:43:00Z">
            <w:r>
              <w:rPr>
                <w:noProof/>
                <w:webHidden/>
              </w:rPr>
              <w:fldChar w:fldCharType="separate"/>
            </w:r>
            <w:r>
              <w:rPr>
                <w:noProof/>
                <w:webHidden/>
              </w:rPr>
              <w:t>29</w:t>
            </w:r>
            <w:r>
              <w:rPr>
                <w:noProof/>
                <w:webHidden/>
              </w:rPr>
              <w:fldChar w:fldCharType="end"/>
            </w:r>
            <w:r w:rsidRPr="00125A2D">
              <w:rPr>
                <w:rStyle w:val="Hyperlink"/>
                <w:noProof/>
              </w:rPr>
              <w:fldChar w:fldCharType="end"/>
            </w:r>
          </w:ins>
        </w:p>
        <w:p w14:paraId="07418C91" w14:textId="2EF1C258" w:rsidR="00D67967" w:rsidRDefault="00D67967">
          <w:pPr>
            <w:pStyle w:val="TOC2"/>
            <w:tabs>
              <w:tab w:val="right" w:leader="dot" w:pos="9350"/>
            </w:tabs>
            <w:rPr>
              <w:ins w:id="148" w:author="Tim Trice" w:date="2025-10-09T09:43:00Z" w16du:dateUtc="2025-10-09T14:43:00Z"/>
              <w:rFonts w:eastAsiaTheme="minorEastAsia"/>
              <w:noProof/>
              <w:kern w:val="2"/>
              <w14:ligatures w14:val="standardContextual"/>
            </w:rPr>
          </w:pPr>
          <w:ins w:id="149"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"_Toc210895500"</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Attachment 1: Internal Review Cycle</w:t>
            </w:r>
            <w:r>
              <w:rPr>
                <w:noProof/>
                <w:webHidden/>
              </w:rPr>
              <w:tab/>
            </w:r>
            <w:r>
              <w:rPr>
                <w:noProof/>
                <w:webHidden/>
              </w:rPr>
              <w:fldChar w:fldCharType="begin"/>
            </w:r>
            <w:r>
              <w:rPr>
                <w:noProof/>
                <w:webHidden/>
              </w:rPr>
              <w:instrText xml:space="preserve"> PAGEREF _Toc210895500 \h </w:instrText>
            </w:r>
          </w:ins>
          <w:r>
            <w:rPr>
              <w:noProof/>
              <w:webHidden/>
            </w:rPr>
          </w:r>
          <w:ins w:id="150" w:author="Tim Trice" w:date="2025-10-09T09:43:00Z" w16du:dateUtc="2025-10-09T14:43:00Z">
            <w:r>
              <w:rPr>
                <w:noProof/>
                <w:webHidden/>
              </w:rPr>
              <w:fldChar w:fldCharType="separate"/>
            </w:r>
            <w:r>
              <w:rPr>
                <w:noProof/>
                <w:webHidden/>
              </w:rPr>
              <w:t>30</w:t>
            </w:r>
            <w:r>
              <w:rPr>
                <w:noProof/>
                <w:webHidden/>
              </w:rPr>
              <w:fldChar w:fldCharType="end"/>
            </w:r>
            <w:r w:rsidRPr="00125A2D">
              <w:rPr>
                <w:rStyle w:val="Hyperlink"/>
                <w:noProof/>
              </w:rPr>
              <w:fldChar w:fldCharType="end"/>
            </w:r>
          </w:ins>
        </w:p>
        <w:p w14:paraId="78BA57C9" w14:textId="6755CA1E" w:rsidR="00D67967" w:rsidRDefault="00D67967">
          <w:pPr>
            <w:pStyle w:val="TOC2"/>
            <w:tabs>
              <w:tab w:val="right" w:leader="dot" w:pos="9350"/>
            </w:tabs>
            <w:rPr>
              <w:ins w:id="151" w:author="Tim Trice" w:date="2025-10-09T09:43:00Z" w16du:dateUtc="2025-10-09T14:43:00Z"/>
              <w:rFonts w:eastAsiaTheme="minorEastAsia"/>
              <w:noProof/>
              <w:kern w:val="2"/>
              <w14:ligatures w14:val="standardContextual"/>
            </w:rPr>
          </w:pPr>
          <w:ins w:id="152" w:author="Tim Trice" w:date="2025-10-09T09:43:00Z" w16du:dateUtc="2025-10-09T14:43:00Z">
            <w:r w:rsidRPr="00125A2D">
              <w:rPr>
                <w:rStyle w:val="Hyperlink"/>
                <w:noProof/>
              </w:rPr>
              <w:fldChar w:fldCharType="begin"/>
            </w:r>
            <w:r w:rsidRPr="00125A2D">
              <w:rPr>
                <w:rStyle w:val="Hyperlink"/>
                <w:noProof/>
              </w:rPr>
              <w:instrText xml:space="preserve"> </w:instrText>
            </w:r>
            <w:r>
              <w:rPr>
                <w:noProof/>
              </w:rPr>
              <w:instrText>HYPERLINK \l "_Toc210895501"</w:instrText>
            </w:r>
            <w:r w:rsidRPr="00125A2D">
              <w:rPr>
                <w:rStyle w:val="Hyperlink"/>
                <w:noProof/>
              </w:rPr>
              <w:instrText xml:space="preserve"> </w:instrText>
            </w:r>
            <w:r w:rsidRPr="00125A2D">
              <w:rPr>
                <w:rStyle w:val="Hyperlink"/>
                <w:noProof/>
              </w:rPr>
            </w:r>
            <w:r w:rsidRPr="00125A2D">
              <w:rPr>
                <w:rStyle w:val="Hyperlink"/>
                <w:noProof/>
              </w:rPr>
              <w:fldChar w:fldCharType="separate"/>
            </w:r>
            <w:r w:rsidRPr="00125A2D">
              <w:rPr>
                <w:rStyle w:val="Hyperlink"/>
                <w:noProof/>
              </w:rPr>
              <w:t>Attachment 2: Deliverable Review Cycle</w:t>
            </w:r>
            <w:r>
              <w:rPr>
                <w:noProof/>
                <w:webHidden/>
              </w:rPr>
              <w:tab/>
            </w:r>
            <w:r>
              <w:rPr>
                <w:noProof/>
                <w:webHidden/>
              </w:rPr>
              <w:fldChar w:fldCharType="begin"/>
            </w:r>
            <w:r>
              <w:rPr>
                <w:noProof/>
                <w:webHidden/>
              </w:rPr>
              <w:instrText xml:space="preserve"> PAGEREF _Toc210895501 \h </w:instrText>
            </w:r>
          </w:ins>
          <w:r>
            <w:rPr>
              <w:noProof/>
              <w:webHidden/>
            </w:rPr>
          </w:r>
          <w:ins w:id="153" w:author="Tim Trice" w:date="2025-10-09T09:43:00Z" w16du:dateUtc="2025-10-09T14:43:00Z">
            <w:r>
              <w:rPr>
                <w:noProof/>
                <w:webHidden/>
              </w:rPr>
              <w:fldChar w:fldCharType="separate"/>
            </w:r>
            <w:r>
              <w:rPr>
                <w:noProof/>
                <w:webHidden/>
              </w:rPr>
              <w:t>31</w:t>
            </w:r>
            <w:r>
              <w:rPr>
                <w:noProof/>
                <w:webHidden/>
              </w:rPr>
              <w:fldChar w:fldCharType="end"/>
            </w:r>
            <w:r w:rsidRPr="00125A2D">
              <w:rPr>
                <w:rStyle w:val="Hyperlink"/>
                <w:noProof/>
              </w:rPr>
              <w:fldChar w:fldCharType="end"/>
            </w:r>
          </w:ins>
        </w:p>
        <w:p w14:paraId="6A701077" w14:textId="1FC6B44E" w:rsidR="00DF03FD" w:rsidDel="00D67967" w:rsidRDefault="00DF03FD">
          <w:pPr>
            <w:pStyle w:val="TOC2"/>
            <w:tabs>
              <w:tab w:val="right" w:leader="dot" w:pos="9350"/>
            </w:tabs>
            <w:rPr>
              <w:del w:id="154" w:author="Tim Trice" w:date="2025-10-09T09:43:00Z" w16du:dateUtc="2025-10-09T14:43:00Z"/>
              <w:rFonts w:eastAsiaTheme="minorEastAsia"/>
              <w:noProof/>
              <w:kern w:val="2"/>
              <w14:ligatures w14:val="standardContextual"/>
            </w:rPr>
          </w:pPr>
          <w:del w:id="155" w:author="Tim Trice" w:date="2025-10-09T09:43:00Z" w16du:dateUtc="2025-10-09T14:43:00Z">
            <w:r w:rsidRPr="00D67967" w:rsidDel="00D67967">
              <w:rPr>
                <w:rPrChange w:id="156" w:author="Tim Trice" w:date="2025-10-09T09:43:00Z" w16du:dateUtc="2025-10-09T14:43:00Z">
                  <w:rPr>
                    <w:rStyle w:val="Hyperlink"/>
                    <w:noProof/>
                  </w:rPr>
                </w:rPrChange>
              </w:rPr>
              <w:delText>Summary</w:delText>
            </w:r>
            <w:r w:rsidDel="00D67967">
              <w:rPr>
                <w:noProof/>
                <w:webHidden/>
              </w:rPr>
              <w:tab/>
            </w:r>
            <w:r w:rsidR="00ED7331" w:rsidDel="00D67967">
              <w:rPr>
                <w:noProof/>
                <w:webHidden/>
              </w:rPr>
              <w:delText>3</w:delText>
            </w:r>
          </w:del>
        </w:p>
        <w:p w14:paraId="683485F6" w14:textId="2356E4C5" w:rsidR="00DF03FD" w:rsidDel="00D67967" w:rsidRDefault="00DF03FD">
          <w:pPr>
            <w:pStyle w:val="TOC2"/>
            <w:tabs>
              <w:tab w:val="right" w:leader="dot" w:pos="9350"/>
            </w:tabs>
            <w:rPr>
              <w:del w:id="157" w:author="Tim Trice" w:date="2025-10-09T09:43:00Z" w16du:dateUtc="2025-10-09T14:43:00Z"/>
              <w:rFonts w:eastAsiaTheme="minorEastAsia"/>
              <w:noProof/>
              <w:kern w:val="2"/>
              <w14:ligatures w14:val="standardContextual"/>
            </w:rPr>
          </w:pPr>
          <w:del w:id="158" w:author="Tim Trice" w:date="2025-10-09T09:43:00Z" w16du:dateUtc="2025-10-09T14:43:00Z">
            <w:r w:rsidRPr="00D67967" w:rsidDel="00D67967">
              <w:rPr>
                <w:rPrChange w:id="159" w:author="Tim Trice" w:date="2025-10-09T09:43:00Z" w16du:dateUtc="2025-10-09T14:43:00Z">
                  <w:rPr>
                    <w:rStyle w:val="Hyperlink"/>
                    <w:noProof/>
                  </w:rPr>
                </w:rPrChange>
              </w:rPr>
              <w:delText>Scope</w:delText>
            </w:r>
            <w:r w:rsidDel="00D67967">
              <w:rPr>
                <w:noProof/>
                <w:webHidden/>
              </w:rPr>
              <w:tab/>
            </w:r>
            <w:r w:rsidR="00ED7331" w:rsidDel="00D67967">
              <w:rPr>
                <w:noProof/>
                <w:webHidden/>
              </w:rPr>
              <w:delText>3</w:delText>
            </w:r>
          </w:del>
        </w:p>
        <w:p w14:paraId="42041B50" w14:textId="1089235B" w:rsidR="00DF03FD" w:rsidDel="00D67967" w:rsidRDefault="00DF03FD">
          <w:pPr>
            <w:pStyle w:val="TOC2"/>
            <w:tabs>
              <w:tab w:val="right" w:leader="dot" w:pos="9350"/>
            </w:tabs>
            <w:rPr>
              <w:del w:id="160" w:author="Tim Trice" w:date="2025-10-09T09:43:00Z" w16du:dateUtc="2025-10-09T14:43:00Z"/>
              <w:rFonts w:eastAsiaTheme="minorEastAsia"/>
              <w:noProof/>
              <w:kern w:val="2"/>
              <w14:ligatures w14:val="standardContextual"/>
            </w:rPr>
          </w:pPr>
          <w:del w:id="161" w:author="Tim Trice" w:date="2025-10-09T09:43:00Z" w16du:dateUtc="2025-10-09T14:43:00Z">
            <w:r w:rsidRPr="00D67967" w:rsidDel="00D67967">
              <w:rPr>
                <w:rPrChange w:id="162" w:author="Tim Trice" w:date="2025-10-09T09:43:00Z" w16du:dateUtc="2025-10-09T14:43:00Z">
                  <w:rPr>
                    <w:rStyle w:val="Hyperlink"/>
                    <w:noProof/>
                  </w:rPr>
                </w:rPrChange>
              </w:rPr>
              <w:delText>References</w:delText>
            </w:r>
            <w:r w:rsidDel="00D67967">
              <w:rPr>
                <w:noProof/>
                <w:webHidden/>
              </w:rPr>
              <w:tab/>
            </w:r>
            <w:r w:rsidR="00ED7331" w:rsidDel="00D67967">
              <w:rPr>
                <w:noProof/>
                <w:webHidden/>
              </w:rPr>
              <w:delText>3</w:delText>
            </w:r>
          </w:del>
        </w:p>
        <w:p w14:paraId="3298A9F3" w14:textId="1C2A32FC" w:rsidR="00DF03FD" w:rsidDel="00D67967" w:rsidRDefault="00DF03FD">
          <w:pPr>
            <w:pStyle w:val="TOC3"/>
            <w:tabs>
              <w:tab w:val="right" w:leader="dot" w:pos="9350"/>
            </w:tabs>
            <w:rPr>
              <w:del w:id="163" w:author="Tim Trice" w:date="2025-10-09T09:43:00Z" w16du:dateUtc="2025-10-09T14:43:00Z"/>
              <w:rFonts w:eastAsiaTheme="minorEastAsia"/>
              <w:noProof/>
              <w:kern w:val="2"/>
              <w14:ligatures w14:val="standardContextual"/>
            </w:rPr>
          </w:pPr>
          <w:del w:id="164" w:author="Tim Trice" w:date="2025-10-09T09:43:00Z" w16du:dateUtc="2025-10-09T14:43:00Z">
            <w:r w:rsidRPr="00D67967" w:rsidDel="00D67967">
              <w:rPr>
                <w:rPrChange w:id="165" w:author="Tim Trice" w:date="2025-10-09T09:43:00Z" w16du:dateUtc="2025-10-09T14:43:00Z">
                  <w:rPr>
                    <w:rStyle w:val="Hyperlink"/>
                    <w:noProof/>
                  </w:rPr>
                </w:rPrChange>
              </w:rPr>
              <w:delText>Quality Assurance</w:delText>
            </w:r>
            <w:r w:rsidDel="00D67967">
              <w:rPr>
                <w:noProof/>
                <w:webHidden/>
              </w:rPr>
              <w:tab/>
            </w:r>
            <w:r w:rsidR="00ED7331" w:rsidDel="00D67967">
              <w:rPr>
                <w:noProof/>
                <w:webHidden/>
              </w:rPr>
              <w:delText>3</w:delText>
            </w:r>
          </w:del>
        </w:p>
        <w:p w14:paraId="25BC999C" w14:textId="7B13E04F" w:rsidR="00DF03FD" w:rsidDel="00D67967" w:rsidRDefault="00DF03FD">
          <w:pPr>
            <w:pStyle w:val="TOC2"/>
            <w:tabs>
              <w:tab w:val="right" w:leader="dot" w:pos="9350"/>
            </w:tabs>
            <w:rPr>
              <w:del w:id="166" w:author="Tim Trice" w:date="2025-10-09T09:43:00Z" w16du:dateUtc="2025-10-09T14:43:00Z"/>
              <w:rFonts w:eastAsiaTheme="minorEastAsia"/>
              <w:noProof/>
              <w:kern w:val="2"/>
              <w14:ligatures w14:val="standardContextual"/>
            </w:rPr>
          </w:pPr>
          <w:del w:id="167" w:author="Tim Trice" w:date="2025-10-09T09:43:00Z" w16du:dateUtc="2025-10-09T14:43:00Z">
            <w:r w:rsidRPr="00D67967" w:rsidDel="00D67967">
              <w:rPr>
                <w:rPrChange w:id="168" w:author="Tim Trice" w:date="2025-10-09T09:43:00Z" w16du:dateUtc="2025-10-09T14:43:00Z">
                  <w:rPr>
                    <w:rStyle w:val="Hyperlink"/>
                    <w:noProof/>
                  </w:rPr>
                </w:rPrChange>
              </w:rPr>
              <w:delText>Definitions, Acronyms and Abbreviations</w:delText>
            </w:r>
            <w:r w:rsidDel="00D67967">
              <w:rPr>
                <w:noProof/>
                <w:webHidden/>
              </w:rPr>
              <w:tab/>
            </w:r>
            <w:r w:rsidR="00ED7331" w:rsidDel="00D67967">
              <w:rPr>
                <w:noProof/>
                <w:webHidden/>
              </w:rPr>
              <w:delText>4</w:delText>
            </w:r>
          </w:del>
        </w:p>
        <w:p w14:paraId="4F5DB057" w14:textId="51B90377" w:rsidR="00DF03FD" w:rsidDel="00D67967" w:rsidRDefault="00DF03FD">
          <w:pPr>
            <w:pStyle w:val="TOC2"/>
            <w:tabs>
              <w:tab w:val="right" w:leader="dot" w:pos="9350"/>
            </w:tabs>
            <w:rPr>
              <w:del w:id="169" w:author="Tim Trice" w:date="2025-10-09T09:43:00Z" w16du:dateUtc="2025-10-09T14:43:00Z"/>
              <w:rFonts w:eastAsiaTheme="minorEastAsia"/>
              <w:noProof/>
              <w:kern w:val="2"/>
              <w14:ligatures w14:val="standardContextual"/>
            </w:rPr>
          </w:pPr>
          <w:del w:id="170" w:author="Tim Trice" w:date="2025-10-09T09:43:00Z" w16du:dateUtc="2025-10-09T14:43:00Z">
            <w:r w:rsidRPr="00D67967" w:rsidDel="00D67967">
              <w:rPr>
                <w:rPrChange w:id="171" w:author="Tim Trice" w:date="2025-10-09T09:43:00Z" w16du:dateUtc="2025-10-09T14:43:00Z">
                  <w:rPr>
                    <w:rStyle w:val="Hyperlink"/>
                    <w:noProof/>
                  </w:rPr>
                </w:rPrChange>
              </w:rPr>
              <w:delText>Project Classification</w:delText>
            </w:r>
            <w:r w:rsidDel="00D67967">
              <w:rPr>
                <w:noProof/>
                <w:webHidden/>
              </w:rPr>
              <w:tab/>
            </w:r>
            <w:r w:rsidR="00ED7331" w:rsidDel="00D67967">
              <w:rPr>
                <w:noProof/>
                <w:webHidden/>
              </w:rPr>
              <w:delText>5</w:delText>
            </w:r>
          </w:del>
        </w:p>
        <w:p w14:paraId="5842DC0F" w14:textId="2ED20FE1" w:rsidR="00DF03FD" w:rsidDel="00D67967" w:rsidRDefault="00DF03FD">
          <w:pPr>
            <w:pStyle w:val="TOC3"/>
            <w:tabs>
              <w:tab w:val="right" w:leader="dot" w:pos="9350"/>
            </w:tabs>
            <w:rPr>
              <w:del w:id="172" w:author="Tim Trice" w:date="2025-10-09T09:43:00Z" w16du:dateUtc="2025-10-09T14:43:00Z"/>
              <w:rFonts w:eastAsiaTheme="minorEastAsia"/>
              <w:noProof/>
              <w:kern w:val="2"/>
              <w14:ligatures w14:val="standardContextual"/>
            </w:rPr>
          </w:pPr>
          <w:del w:id="173" w:author="Tim Trice" w:date="2025-10-09T09:43:00Z" w16du:dateUtc="2025-10-09T14:43:00Z">
            <w:r w:rsidRPr="00D67967" w:rsidDel="00D67967">
              <w:rPr>
                <w:rPrChange w:id="174" w:author="Tim Trice" w:date="2025-10-09T09:43:00Z" w16du:dateUtc="2025-10-09T14:43:00Z">
                  <w:rPr>
                    <w:rStyle w:val="Hyperlink"/>
                    <w:noProof/>
                  </w:rPr>
                </w:rPrChange>
              </w:rPr>
              <w:delText>Class Definitions</w:delText>
            </w:r>
            <w:r w:rsidDel="00D67967">
              <w:rPr>
                <w:noProof/>
                <w:webHidden/>
              </w:rPr>
              <w:tab/>
            </w:r>
            <w:r w:rsidR="00ED7331" w:rsidDel="00D67967">
              <w:rPr>
                <w:noProof/>
                <w:webHidden/>
              </w:rPr>
              <w:delText>5</w:delText>
            </w:r>
          </w:del>
        </w:p>
        <w:p w14:paraId="18011F37" w14:textId="11CBBCE2" w:rsidR="00DF03FD" w:rsidDel="00D67967" w:rsidRDefault="00DF03FD">
          <w:pPr>
            <w:pStyle w:val="TOC3"/>
            <w:tabs>
              <w:tab w:val="right" w:leader="dot" w:pos="9350"/>
            </w:tabs>
            <w:rPr>
              <w:del w:id="175" w:author="Tim Trice" w:date="2025-10-09T09:43:00Z" w16du:dateUtc="2025-10-09T14:43:00Z"/>
              <w:rFonts w:eastAsiaTheme="minorEastAsia"/>
              <w:noProof/>
              <w:kern w:val="2"/>
              <w14:ligatures w14:val="standardContextual"/>
            </w:rPr>
          </w:pPr>
          <w:del w:id="176" w:author="Tim Trice" w:date="2025-10-09T09:43:00Z" w16du:dateUtc="2025-10-09T14:43:00Z">
            <w:r w:rsidRPr="00D67967" w:rsidDel="00D67967">
              <w:rPr>
                <w:rPrChange w:id="177" w:author="Tim Trice" w:date="2025-10-09T09:43:00Z" w16du:dateUtc="2025-10-09T14:43:00Z">
                  <w:rPr>
                    <w:rStyle w:val="Hyperlink"/>
                    <w:noProof/>
                  </w:rPr>
                </w:rPrChange>
              </w:rPr>
              <w:delText>Class Requirements</w:delText>
            </w:r>
            <w:r w:rsidDel="00D67967">
              <w:rPr>
                <w:noProof/>
                <w:webHidden/>
              </w:rPr>
              <w:tab/>
            </w:r>
            <w:r w:rsidR="00ED7331" w:rsidDel="00D67967">
              <w:rPr>
                <w:noProof/>
                <w:webHidden/>
              </w:rPr>
              <w:delText>5</w:delText>
            </w:r>
          </w:del>
        </w:p>
        <w:p w14:paraId="7E174CCE" w14:textId="407957EE" w:rsidR="00DF03FD" w:rsidDel="00D67967" w:rsidRDefault="00DF03FD">
          <w:pPr>
            <w:pStyle w:val="TOC3"/>
            <w:tabs>
              <w:tab w:val="right" w:leader="dot" w:pos="9350"/>
            </w:tabs>
            <w:rPr>
              <w:del w:id="178" w:author="Tim Trice" w:date="2025-10-09T09:43:00Z" w16du:dateUtc="2025-10-09T14:43:00Z"/>
              <w:rFonts w:eastAsiaTheme="minorEastAsia"/>
              <w:noProof/>
              <w:kern w:val="2"/>
              <w14:ligatures w14:val="standardContextual"/>
            </w:rPr>
          </w:pPr>
          <w:del w:id="179" w:author="Tim Trice" w:date="2025-10-09T09:43:00Z" w16du:dateUtc="2025-10-09T14:43:00Z">
            <w:r w:rsidRPr="00D67967" w:rsidDel="00D67967">
              <w:rPr>
                <w:rPrChange w:id="180" w:author="Tim Trice" w:date="2025-10-09T09:43:00Z" w16du:dateUtc="2025-10-09T14:43:00Z">
                  <w:rPr>
                    <w:rStyle w:val="Hyperlink"/>
                    <w:noProof/>
                  </w:rPr>
                </w:rPrChange>
              </w:rPr>
              <w:delText>Classification Authority</w:delText>
            </w:r>
            <w:r w:rsidDel="00D67967">
              <w:rPr>
                <w:noProof/>
                <w:webHidden/>
              </w:rPr>
              <w:tab/>
            </w:r>
            <w:r w:rsidR="00ED7331" w:rsidDel="00D67967">
              <w:rPr>
                <w:noProof/>
                <w:webHidden/>
              </w:rPr>
              <w:delText>6</w:delText>
            </w:r>
          </w:del>
        </w:p>
        <w:p w14:paraId="5EEA7425" w14:textId="52310A9E" w:rsidR="00DF03FD" w:rsidDel="00D67967" w:rsidRDefault="00DF03FD">
          <w:pPr>
            <w:pStyle w:val="TOC3"/>
            <w:tabs>
              <w:tab w:val="right" w:leader="dot" w:pos="9350"/>
            </w:tabs>
            <w:rPr>
              <w:del w:id="181" w:author="Tim Trice" w:date="2025-10-09T09:43:00Z" w16du:dateUtc="2025-10-09T14:43:00Z"/>
              <w:rFonts w:eastAsiaTheme="minorEastAsia"/>
              <w:noProof/>
              <w:kern w:val="2"/>
              <w14:ligatures w14:val="standardContextual"/>
            </w:rPr>
          </w:pPr>
          <w:del w:id="182" w:author="Tim Trice" w:date="2025-10-09T09:43:00Z" w16du:dateUtc="2025-10-09T14:43:00Z">
            <w:r w:rsidRPr="00D67967" w:rsidDel="00D67967">
              <w:rPr>
                <w:rPrChange w:id="183" w:author="Tim Trice" w:date="2025-10-09T09:43:00Z" w16du:dateUtc="2025-10-09T14:43:00Z">
                  <w:rPr>
                    <w:rStyle w:val="Hyperlink"/>
                    <w:noProof/>
                  </w:rPr>
                </w:rPrChange>
              </w:rPr>
              <w:delText>Requirements by Class</w:delText>
            </w:r>
            <w:r w:rsidDel="00D67967">
              <w:rPr>
                <w:noProof/>
                <w:webHidden/>
              </w:rPr>
              <w:tab/>
            </w:r>
            <w:r w:rsidR="00ED7331" w:rsidDel="00D67967">
              <w:rPr>
                <w:noProof/>
                <w:webHidden/>
              </w:rPr>
              <w:delText>6</w:delText>
            </w:r>
          </w:del>
        </w:p>
        <w:p w14:paraId="63768C47" w14:textId="75550DF4" w:rsidR="00DF03FD" w:rsidDel="00D67967" w:rsidRDefault="00DF03FD">
          <w:pPr>
            <w:pStyle w:val="TOC3"/>
            <w:tabs>
              <w:tab w:val="right" w:leader="dot" w:pos="9350"/>
            </w:tabs>
            <w:rPr>
              <w:del w:id="184" w:author="Tim Trice" w:date="2025-10-09T09:43:00Z" w16du:dateUtc="2025-10-09T14:43:00Z"/>
              <w:rFonts w:eastAsiaTheme="minorEastAsia"/>
              <w:noProof/>
              <w:kern w:val="2"/>
              <w14:ligatures w14:val="standardContextual"/>
            </w:rPr>
          </w:pPr>
          <w:del w:id="185" w:author="Tim Trice" w:date="2025-10-09T09:43:00Z" w16du:dateUtc="2025-10-09T14:43:00Z">
            <w:r w:rsidRPr="00D67967" w:rsidDel="00D67967">
              <w:rPr>
                <w:rPrChange w:id="186" w:author="Tim Trice" w:date="2025-10-09T09:43:00Z" w16du:dateUtc="2025-10-09T14:43:00Z">
                  <w:rPr>
                    <w:rStyle w:val="Hyperlink"/>
                    <w:noProof/>
                  </w:rPr>
                </w:rPrChange>
              </w:rPr>
              <w:delText>Universal Requirements</w:delText>
            </w:r>
            <w:r w:rsidDel="00D67967">
              <w:rPr>
                <w:noProof/>
                <w:webHidden/>
              </w:rPr>
              <w:tab/>
            </w:r>
            <w:r w:rsidR="00ED7331" w:rsidDel="00D67967">
              <w:rPr>
                <w:noProof/>
                <w:webHidden/>
              </w:rPr>
              <w:delText>7</w:delText>
            </w:r>
          </w:del>
        </w:p>
        <w:p w14:paraId="55F05BA7" w14:textId="0D8DC0D9" w:rsidR="00DF03FD" w:rsidDel="00D67967" w:rsidRDefault="00DF03FD">
          <w:pPr>
            <w:pStyle w:val="TOC2"/>
            <w:tabs>
              <w:tab w:val="right" w:leader="dot" w:pos="9350"/>
            </w:tabs>
            <w:rPr>
              <w:del w:id="187" w:author="Tim Trice" w:date="2025-10-09T09:43:00Z" w16du:dateUtc="2025-10-09T14:43:00Z"/>
              <w:rFonts w:eastAsiaTheme="minorEastAsia"/>
              <w:noProof/>
              <w:kern w:val="2"/>
              <w14:ligatures w14:val="standardContextual"/>
            </w:rPr>
          </w:pPr>
          <w:del w:id="188" w:author="Tim Trice" w:date="2025-10-09T09:43:00Z" w16du:dateUtc="2025-10-09T14:43:00Z">
            <w:r w:rsidRPr="00D67967" w:rsidDel="00D67967">
              <w:rPr>
                <w:rPrChange w:id="189" w:author="Tim Trice" w:date="2025-10-09T09:43:00Z" w16du:dateUtc="2025-10-09T14:43:00Z">
                  <w:rPr>
                    <w:rStyle w:val="Hyperlink"/>
                    <w:noProof/>
                  </w:rPr>
                </w:rPrChange>
              </w:rPr>
              <w:delText>Document Classification System</w:delText>
            </w:r>
            <w:r w:rsidDel="00D67967">
              <w:rPr>
                <w:noProof/>
                <w:webHidden/>
              </w:rPr>
              <w:tab/>
            </w:r>
            <w:r w:rsidR="00ED7331" w:rsidDel="00D67967">
              <w:rPr>
                <w:noProof/>
                <w:webHidden/>
              </w:rPr>
              <w:delText>7</w:delText>
            </w:r>
          </w:del>
        </w:p>
        <w:p w14:paraId="00F90A09" w14:textId="526A443C" w:rsidR="00DF03FD" w:rsidDel="00D67967" w:rsidRDefault="00DF03FD">
          <w:pPr>
            <w:pStyle w:val="TOC3"/>
            <w:tabs>
              <w:tab w:val="right" w:leader="dot" w:pos="9350"/>
            </w:tabs>
            <w:rPr>
              <w:del w:id="190" w:author="Tim Trice" w:date="2025-10-09T09:43:00Z" w16du:dateUtc="2025-10-09T14:43:00Z"/>
              <w:rFonts w:eastAsiaTheme="minorEastAsia"/>
              <w:noProof/>
              <w:kern w:val="2"/>
              <w14:ligatures w14:val="standardContextual"/>
            </w:rPr>
          </w:pPr>
          <w:del w:id="191" w:author="Tim Trice" w:date="2025-10-09T09:43:00Z" w16du:dateUtc="2025-10-09T14:43:00Z">
            <w:r w:rsidRPr="00D67967" w:rsidDel="00D67967">
              <w:rPr>
                <w:rPrChange w:id="192" w:author="Tim Trice" w:date="2025-10-09T09:43:00Z" w16du:dateUtc="2025-10-09T14:43:00Z">
                  <w:rPr>
                    <w:rStyle w:val="Hyperlink"/>
                    <w:noProof/>
                  </w:rPr>
                </w:rPrChange>
              </w:rPr>
              <w:delText>Three Document Types</w:delText>
            </w:r>
            <w:r w:rsidDel="00D67967">
              <w:rPr>
                <w:noProof/>
                <w:webHidden/>
              </w:rPr>
              <w:tab/>
            </w:r>
            <w:r w:rsidR="00ED7331" w:rsidDel="00D67967">
              <w:rPr>
                <w:noProof/>
                <w:webHidden/>
              </w:rPr>
              <w:delText>7</w:delText>
            </w:r>
          </w:del>
        </w:p>
        <w:p w14:paraId="6D02B21D" w14:textId="328CA6F7" w:rsidR="00DF03FD" w:rsidDel="00D67967" w:rsidRDefault="00DF03FD">
          <w:pPr>
            <w:pStyle w:val="TOC2"/>
            <w:tabs>
              <w:tab w:val="right" w:leader="dot" w:pos="9350"/>
            </w:tabs>
            <w:rPr>
              <w:del w:id="193" w:author="Tim Trice" w:date="2025-10-09T09:43:00Z" w16du:dateUtc="2025-10-09T14:43:00Z"/>
              <w:rFonts w:eastAsiaTheme="minorEastAsia"/>
              <w:noProof/>
              <w:kern w:val="2"/>
              <w14:ligatures w14:val="standardContextual"/>
            </w:rPr>
          </w:pPr>
          <w:del w:id="194" w:author="Tim Trice" w:date="2025-10-09T09:43:00Z" w16du:dateUtc="2025-10-09T14:43:00Z">
            <w:r w:rsidRPr="00D67967" w:rsidDel="00D67967">
              <w:rPr>
                <w:rPrChange w:id="195" w:author="Tim Trice" w:date="2025-10-09T09:43:00Z" w16du:dateUtc="2025-10-09T14:43:00Z">
                  <w:rPr>
                    <w:rStyle w:val="Hyperlink"/>
                    <w:noProof/>
                  </w:rPr>
                </w:rPrChange>
              </w:rPr>
              <w:delText>Client and Company Conflicts</w:delText>
            </w:r>
            <w:r w:rsidDel="00D67967">
              <w:rPr>
                <w:noProof/>
                <w:webHidden/>
              </w:rPr>
              <w:tab/>
            </w:r>
            <w:r w:rsidR="00ED7331" w:rsidDel="00D67967">
              <w:rPr>
                <w:noProof/>
                <w:webHidden/>
              </w:rPr>
              <w:delText>7</w:delText>
            </w:r>
          </w:del>
        </w:p>
        <w:p w14:paraId="1B78013E" w14:textId="4A95F6FA" w:rsidR="00DF03FD" w:rsidDel="00D67967" w:rsidRDefault="00DF03FD">
          <w:pPr>
            <w:pStyle w:val="TOC2"/>
            <w:tabs>
              <w:tab w:val="right" w:leader="dot" w:pos="9350"/>
            </w:tabs>
            <w:rPr>
              <w:del w:id="196" w:author="Tim Trice" w:date="2025-10-09T09:43:00Z" w16du:dateUtc="2025-10-09T14:43:00Z"/>
              <w:rFonts w:eastAsiaTheme="minorEastAsia"/>
              <w:noProof/>
              <w:kern w:val="2"/>
              <w14:ligatures w14:val="standardContextual"/>
            </w:rPr>
          </w:pPr>
          <w:del w:id="197" w:author="Tim Trice" w:date="2025-10-09T09:43:00Z" w16du:dateUtc="2025-10-09T14:43:00Z">
            <w:r w:rsidRPr="00D67967" w:rsidDel="00D67967">
              <w:rPr>
                <w:rPrChange w:id="198" w:author="Tim Trice" w:date="2025-10-09T09:43:00Z" w16du:dateUtc="2025-10-09T14:43:00Z">
                  <w:rPr>
                    <w:rStyle w:val="Hyperlink"/>
                    <w:noProof/>
                  </w:rPr>
                </w:rPrChange>
              </w:rPr>
              <w:delText>Electronic Document Management System</w:delText>
            </w:r>
            <w:r w:rsidDel="00D67967">
              <w:rPr>
                <w:noProof/>
                <w:webHidden/>
              </w:rPr>
              <w:tab/>
            </w:r>
            <w:r w:rsidR="00ED7331" w:rsidDel="00D67967">
              <w:rPr>
                <w:noProof/>
                <w:webHidden/>
              </w:rPr>
              <w:delText>7</w:delText>
            </w:r>
          </w:del>
        </w:p>
        <w:p w14:paraId="65D46C88" w14:textId="277430FD" w:rsidR="00DF03FD" w:rsidDel="00D67967" w:rsidRDefault="00DF03FD">
          <w:pPr>
            <w:pStyle w:val="TOC3"/>
            <w:tabs>
              <w:tab w:val="right" w:leader="dot" w:pos="9350"/>
            </w:tabs>
            <w:rPr>
              <w:del w:id="199" w:author="Tim Trice" w:date="2025-10-09T09:43:00Z" w16du:dateUtc="2025-10-09T14:43:00Z"/>
              <w:rFonts w:eastAsiaTheme="minorEastAsia"/>
              <w:noProof/>
              <w:kern w:val="2"/>
              <w14:ligatures w14:val="standardContextual"/>
            </w:rPr>
          </w:pPr>
          <w:del w:id="200" w:author="Tim Trice" w:date="2025-10-09T09:43:00Z" w16du:dateUtc="2025-10-09T14:43:00Z">
            <w:r w:rsidRPr="00D67967" w:rsidDel="00D67967">
              <w:rPr>
                <w:rPrChange w:id="201" w:author="Tim Trice" w:date="2025-10-09T09:43:00Z" w16du:dateUtc="2025-10-09T14:43:00Z">
                  <w:rPr>
                    <w:rStyle w:val="Hyperlink"/>
                    <w:noProof/>
                  </w:rPr>
                </w:rPrChange>
              </w:rPr>
              <w:delText>SharePoint</w:delText>
            </w:r>
            <w:r w:rsidDel="00D67967">
              <w:rPr>
                <w:noProof/>
                <w:webHidden/>
              </w:rPr>
              <w:tab/>
            </w:r>
            <w:r w:rsidR="00ED7331" w:rsidDel="00D67967">
              <w:rPr>
                <w:noProof/>
                <w:webHidden/>
              </w:rPr>
              <w:delText>8</w:delText>
            </w:r>
          </w:del>
        </w:p>
        <w:p w14:paraId="21548269" w14:textId="303CA386" w:rsidR="00DF03FD" w:rsidDel="00D67967" w:rsidRDefault="00DF03FD">
          <w:pPr>
            <w:pStyle w:val="TOC3"/>
            <w:tabs>
              <w:tab w:val="right" w:leader="dot" w:pos="9350"/>
            </w:tabs>
            <w:rPr>
              <w:del w:id="202" w:author="Tim Trice" w:date="2025-10-09T09:43:00Z" w16du:dateUtc="2025-10-09T14:43:00Z"/>
              <w:rFonts w:eastAsiaTheme="minorEastAsia"/>
              <w:noProof/>
              <w:kern w:val="2"/>
              <w14:ligatures w14:val="standardContextual"/>
            </w:rPr>
          </w:pPr>
          <w:del w:id="203" w:author="Tim Trice" w:date="2025-10-09T09:43:00Z" w16du:dateUtc="2025-10-09T14:43:00Z">
            <w:r w:rsidRPr="00D67967" w:rsidDel="00D67967">
              <w:rPr>
                <w:rPrChange w:id="204" w:author="Tim Trice" w:date="2025-10-09T09:43:00Z" w16du:dateUtc="2025-10-09T14:43:00Z">
                  <w:rPr>
                    <w:rStyle w:val="Hyperlink"/>
                    <w:noProof/>
                  </w:rPr>
                </w:rPrChange>
              </w:rPr>
              <w:delText>Network Server (i-drive)</w:delText>
            </w:r>
            <w:r w:rsidDel="00D67967">
              <w:rPr>
                <w:noProof/>
                <w:webHidden/>
              </w:rPr>
              <w:tab/>
            </w:r>
            <w:r w:rsidR="00ED7331" w:rsidDel="00D67967">
              <w:rPr>
                <w:noProof/>
                <w:webHidden/>
              </w:rPr>
              <w:delText>10</w:delText>
            </w:r>
          </w:del>
        </w:p>
        <w:p w14:paraId="421BCA4A" w14:textId="7EB04A28" w:rsidR="00DF03FD" w:rsidDel="00D67967" w:rsidRDefault="00DF03FD">
          <w:pPr>
            <w:pStyle w:val="TOC2"/>
            <w:tabs>
              <w:tab w:val="right" w:leader="dot" w:pos="9350"/>
            </w:tabs>
            <w:rPr>
              <w:del w:id="205" w:author="Tim Trice" w:date="2025-10-09T09:43:00Z" w16du:dateUtc="2025-10-09T14:43:00Z"/>
              <w:rFonts w:eastAsiaTheme="minorEastAsia"/>
              <w:noProof/>
              <w:kern w:val="2"/>
              <w14:ligatures w14:val="standardContextual"/>
            </w:rPr>
          </w:pPr>
          <w:del w:id="206" w:author="Tim Trice" w:date="2025-10-09T09:43:00Z" w16du:dateUtc="2025-10-09T14:43:00Z">
            <w:r w:rsidRPr="00D67967" w:rsidDel="00D67967">
              <w:rPr>
                <w:rPrChange w:id="207" w:author="Tim Trice" w:date="2025-10-09T09:43:00Z" w16du:dateUtc="2025-10-09T14:43:00Z">
                  <w:rPr>
                    <w:rStyle w:val="Hyperlink"/>
                    <w:noProof/>
                  </w:rPr>
                </w:rPrChange>
              </w:rPr>
              <w:delText>Master Document Register</w:delText>
            </w:r>
            <w:r w:rsidDel="00D67967">
              <w:rPr>
                <w:noProof/>
                <w:webHidden/>
              </w:rPr>
              <w:tab/>
            </w:r>
            <w:r w:rsidR="00ED7331" w:rsidDel="00D67967">
              <w:rPr>
                <w:noProof/>
                <w:webHidden/>
              </w:rPr>
              <w:delText>10</w:delText>
            </w:r>
          </w:del>
        </w:p>
        <w:p w14:paraId="3F2C520C" w14:textId="736D96FA" w:rsidR="00DF03FD" w:rsidDel="00D67967" w:rsidRDefault="00DF03FD">
          <w:pPr>
            <w:pStyle w:val="TOC3"/>
            <w:tabs>
              <w:tab w:val="right" w:leader="dot" w:pos="9350"/>
            </w:tabs>
            <w:rPr>
              <w:del w:id="208" w:author="Tim Trice" w:date="2025-10-09T09:43:00Z" w16du:dateUtc="2025-10-09T14:43:00Z"/>
              <w:rFonts w:eastAsiaTheme="minorEastAsia"/>
              <w:noProof/>
              <w:kern w:val="2"/>
              <w14:ligatures w14:val="standardContextual"/>
            </w:rPr>
          </w:pPr>
          <w:del w:id="209" w:author="Tim Trice" w:date="2025-10-09T09:43:00Z" w16du:dateUtc="2025-10-09T14:43:00Z">
            <w:r w:rsidRPr="00D67967" w:rsidDel="00D67967">
              <w:rPr>
                <w:rPrChange w:id="210" w:author="Tim Trice" w:date="2025-10-09T09:43:00Z" w16du:dateUtc="2025-10-09T14:43:00Z">
                  <w:rPr>
                    <w:rStyle w:val="Hyperlink"/>
                    <w:noProof/>
                  </w:rPr>
                </w:rPrChange>
              </w:rPr>
              <w:delText>Updating the MDR</w:delText>
            </w:r>
            <w:r w:rsidDel="00D67967">
              <w:rPr>
                <w:noProof/>
                <w:webHidden/>
              </w:rPr>
              <w:tab/>
            </w:r>
            <w:r w:rsidR="00ED7331" w:rsidDel="00D67967">
              <w:rPr>
                <w:noProof/>
                <w:webHidden/>
              </w:rPr>
              <w:delText>11</w:delText>
            </w:r>
          </w:del>
        </w:p>
        <w:p w14:paraId="2254760C" w14:textId="327A3B23" w:rsidR="00DF03FD" w:rsidDel="00D67967" w:rsidRDefault="00DF03FD">
          <w:pPr>
            <w:pStyle w:val="TOC2"/>
            <w:tabs>
              <w:tab w:val="right" w:leader="dot" w:pos="9350"/>
            </w:tabs>
            <w:rPr>
              <w:del w:id="211" w:author="Tim Trice" w:date="2025-10-09T09:43:00Z" w16du:dateUtc="2025-10-09T14:43:00Z"/>
              <w:rFonts w:eastAsiaTheme="minorEastAsia"/>
              <w:noProof/>
              <w:kern w:val="2"/>
              <w14:ligatures w14:val="standardContextual"/>
            </w:rPr>
          </w:pPr>
          <w:del w:id="212" w:author="Tim Trice" w:date="2025-10-09T09:43:00Z" w16du:dateUtc="2025-10-09T14:43:00Z">
            <w:r w:rsidRPr="00D67967" w:rsidDel="00D67967">
              <w:rPr>
                <w:rPrChange w:id="213" w:author="Tim Trice" w:date="2025-10-09T09:43:00Z" w16du:dateUtc="2025-10-09T14:43:00Z">
                  <w:rPr>
                    <w:rStyle w:val="Hyperlink"/>
                    <w:noProof/>
                  </w:rPr>
                </w:rPrChange>
              </w:rPr>
              <w:delText>Document Metadata</w:delText>
            </w:r>
            <w:r w:rsidDel="00D67967">
              <w:rPr>
                <w:noProof/>
                <w:webHidden/>
              </w:rPr>
              <w:tab/>
            </w:r>
            <w:r w:rsidR="00ED7331" w:rsidDel="00D67967">
              <w:rPr>
                <w:noProof/>
                <w:webHidden/>
              </w:rPr>
              <w:delText>11</w:delText>
            </w:r>
          </w:del>
        </w:p>
        <w:p w14:paraId="1D415C1D" w14:textId="06AD869B" w:rsidR="00DF03FD" w:rsidDel="00D67967" w:rsidRDefault="00DF03FD">
          <w:pPr>
            <w:pStyle w:val="TOC3"/>
            <w:tabs>
              <w:tab w:val="right" w:leader="dot" w:pos="9350"/>
            </w:tabs>
            <w:rPr>
              <w:del w:id="214" w:author="Tim Trice" w:date="2025-10-09T09:43:00Z" w16du:dateUtc="2025-10-09T14:43:00Z"/>
              <w:rFonts w:eastAsiaTheme="minorEastAsia"/>
              <w:noProof/>
              <w:kern w:val="2"/>
              <w14:ligatures w14:val="standardContextual"/>
            </w:rPr>
          </w:pPr>
          <w:del w:id="215" w:author="Tim Trice" w:date="2025-10-09T09:43:00Z" w16du:dateUtc="2025-10-09T14:43:00Z">
            <w:r w:rsidRPr="00D67967" w:rsidDel="00D67967">
              <w:rPr>
                <w:rPrChange w:id="216" w:author="Tim Trice" w:date="2025-10-09T09:43:00Z" w16du:dateUtc="2025-10-09T14:43:00Z">
                  <w:rPr>
                    <w:rStyle w:val="Hyperlink"/>
                    <w:noProof/>
                  </w:rPr>
                </w:rPrChange>
              </w:rPr>
              <w:delText>Document Numbering Specifications</w:delText>
            </w:r>
            <w:r w:rsidDel="00D67967">
              <w:rPr>
                <w:noProof/>
                <w:webHidden/>
              </w:rPr>
              <w:tab/>
            </w:r>
            <w:r w:rsidR="00ED7331" w:rsidDel="00D67967">
              <w:rPr>
                <w:noProof/>
                <w:webHidden/>
              </w:rPr>
              <w:delText>11</w:delText>
            </w:r>
          </w:del>
        </w:p>
        <w:p w14:paraId="6F778F63" w14:textId="07C5E9F1" w:rsidR="00DF03FD" w:rsidDel="00D67967" w:rsidRDefault="00DF03FD">
          <w:pPr>
            <w:pStyle w:val="TOC3"/>
            <w:tabs>
              <w:tab w:val="right" w:leader="dot" w:pos="9350"/>
            </w:tabs>
            <w:rPr>
              <w:del w:id="217" w:author="Tim Trice" w:date="2025-10-09T09:43:00Z" w16du:dateUtc="2025-10-09T14:43:00Z"/>
              <w:rFonts w:eastAsiaTheme="minorEastAsia"/>
              <w:noProof/>
              <w:kern w:val="2"/>
              <w14:ligatures w14:val="standardContextual"/>
            </w:rPr>
          </w:pPr>
          <w:del w:id="218" w:author="Tim Trice" w:date="2025-10-09T09:43:00Z" w16du:dateUtc="2025-10-09T14:43:00Z">
            <w:r w:rsidRPr="00D67967" w:rsidDel="00D67967">
              <w:rPr>
                <w:rPrChange w:id="219" w:author="Tim Trice" w:date="2025-10-09T09:43:00Z" w16du:dateUtc="2025-10-09T14:43:00Z">
                  <w:rPr>
                    <w:rStyle w:val="Hyperlink"/>
                    <w:noProof/>
                  </w:rPr>
                </w:rPrChange>
              </w:rPr>
              <w:delText>Document Revision</w:delText>
            </w:r>
            <w:r w:rsidDel="00D67967">
              <w:rPr>
                <w:noProof/>
                <w:webHidden/>
              </w:rPr>
              <w:tab/>
            </w:r>
            <w:r w:rsidR="00ED7331" w:rsidDel="00D67967">
              <w:rPr>
                <w:noProof/>
                <w:webHidden/>
              </w:rPr>
              <w:delText>13</w:delText>
            </w:r>
          </w:del>
        </w:p>
        <w:p w14:paraId="58C4B469" w14:textId="627DDE51" w:rsidR="00DF03FD" w:rsidDel="00D67967" w:rsidRDefault="00DF03FD">
          <w:pPr>
            <w:pStyle w:val="TOC3"/>
            <w:tabs>
              <w:tab w:val="right" w:leader="dot" w:pos="9350"/>
            </w:tabs>
            <w:rPr>
              <w:del w:id="220" w:author="Tim Trice" w:date="2025-10-09T09:43:00Z" w16du:dateUtc="2025-10-09T14:43:00Z"/>
              <w:rFonts w:eastAsiaTheme="minorEastAsia"/>
              <w:noProof/>
              <w:kern w:val="2"/>
              <w14:ligatures w14:val="standardContextual"/>
            </w:rPr>
          </w:pPr>
          <w:del w:id="221" w:author="Tim Trice" w:date="2025-10-09T09:43:00Z" w16du:dateUtc="2025-10-09T14:43:00Z">
            <w:r w:rsidRPr="00D67967" w:rsidDel="00D67967">
              <w:rPr>
                <w:rPrChange w:id="222" w:author="Tim Trice" w:date="2025-10-09T09:43:00Z" w16du:dateUtc="2025-10-09T14:43:00Z">
                  <w:rPr>
                    <w:rStyle w:val="Hyperlink"/>
                    <w:noProof/>
                  </w:rPr>
                </w:rPrChange>
              </w:rPr>
              <w:delText>Document Revision Date</w:delText>
            </w:r>
            <w:r w:rsidDel="00D67967">
              <w:rPr>
                <w:noProof/>
                <w:webHidden/>
              </w:rPr>
              <w:tab/>
            </w:r>
            <w:r w:rsidR="00ED7331" w:rsidDel="00D67967">
              <w:rPr>
                <w:noProof/>
                <w:webHidden/>
              </w:rPr>
              <w:delText>14</w:delText>
            </w:r>
          </w:del>
        </w:p>
        <w:p w14:paraId="0D4A0C45" w14:textId="6767203A" w:rsidR="00DF03FD" w:rsidDel="00D67967" w:rsidRDefault="00DF03FD">
          <w:pPr>
            <w:pStyle w:val="TOC3"/>
            <w:tabs>
              <w:tab w:val="right" w:leader="dot" w:pos="9350"/>
            </w:tabs>
            <w:rPr>
              <w:del w:id="223" w:author="Tim Trice" w:date="2025-10-09T09:43:00Z" w16du:dateUtc="2025-10-09T14:43:00Z"/>
              <w:rFonts w:eastAsiaTheme="minorEastAsia"/>
              <w:noProof/>
              <w:kern w:val="2"/>
              <w14:ligatures w14:val="standardContextual"/>
            </w:rPr>
          </w:pPr>
          <w:del w:id="224" w:author="Tim Trice" w:date="2025-10-09T09:43:00Z" w16du:dateUtc="2025-10-09T14:43:00Z">
            <w:r w:rsidRPr="00D67967" w:rsidDel="00D67967">
              <w:rPr>
                <w:rPrChange w:id="225" w:author="Tim Trice" w:date="2025-10-09T09:43:00Z" w16du:dateUtc="2025-10-09T14:43:00Z">
                  <w:rPr>
                    <w:rStyle w:val="Hyperlink"/>
                    <w:noProof/>
                  </w:rPr>
                </w:rPrChange>
              </w:rPr>
              <w:delText>Issue Status Codes</w:delText>
            </w:r>
            <w:r w:rsidDel="00D67967">
              <w:rPr>
                <w:noProof/>
                <w:webHidden/>
              </w:rPr>
              <w:tab/>
            </w:r>
            <w:r w:rsidR="00ED7331" w:rsidDel="00D67967">
              <w:rPr>
                <w:noProof/>
                <w:webHidden/>
              </w:rPr>
              <w:delText>14</w:delText>
            </w:r>
          </w:del>
        </w:p>
        <w:p w14:paraId="6CC56AA9" w14:textId="5352B803" w:rsidR="00DF03FD" w:rsidDel="00D67967" w:rsidRDefault="00DF03FD">
          <w:pPr>
            <w:pStyle w:val="TOC3"/>
            <w:tabs>
              <w:tab w:val="right" w:leader="dot" w:pos="9350"/>
            </w:tabs>
            <w:rPr>
              <w:del w:id="226" w:author="Tim Trice" w:date="2025-10-09T09:43:00Z" w16du:dateUtc="2025-10-09T14:43:00Z"/>
              <w:rFonts w:eastAsiaTheme="minorEastAsia"/>
              <w:noProof/>
              <w:kern w:val="2"/>
              <w14:ligatures w14:val="standardContextual"/>
            </w:rPr>
          </w:pPr>
          <w:del w:id="227" w:author="Tim Trice" w:date="2025-10-09T09:43:00Z" w16du:dateUtc="2025-10-09T14:43:00Z">
            <w:r w:rsidRPr="00D67967" w:rsidDel="00D67967">
              <w:rPr>
                <w:rPrChange w:id="228" w:author="Tim Trice" w:date="2025-10-09T09:43:00Z" w16du:dateUtc="2025-10-09T14:43:00Z">
                  <w:rPr>
                    <w:rStyle w:val="Hyperlink"/>
                    <w:noProof/>
                  </w:rPr>
                </w:rPrChange>
              </w:rPr>
              <w:delText>Return Status Codes</w:delText>
            </w:r>
            <w:r w:rsidDel="00D67967">
              <w:rPr>
                <w:noProof/>
                <w:webHidden/>
              </w:rPr>
              <w:tab/>
            </w:r>
            <w:r w:rsidR="00ED7331" w:rsidDel="00D67967">
              <w:rPr>
                <w:noProof/>
                <w:webHidden/>
              </w:rPr>
              <w:delText>15</w:delText>
            </w:r>
          </w:del>
        </w:p>
        <w:p w14:paraId="6C99CD0D" w14:textId="788A91A2" w:rsidR="00DF03FD" w:rsidDel="00D67967" w:rsidRDefault="00DF03FD">
          <w:pPr>
            <w:pStyle w:val="TOC3"/>
            <w:tabs>
              <w:tab w:val="right" w:leader="dot" w:pos="9350"/>
            </w:tabs>
            <w:rPr>
              <w:del w:id="229" w:author="Tim Trice" w:date="2025-10-09T09:43:00Z" w16du:dateUtc="2025-10-09T14:43:00Z"/>
              <w:rFonts w:eastAsiaTheme="minorEastAsia"/>
              <w:noProof/>
              <w:kern w:val="2"/>
              <w14:ligatures w14:val="standardContextual"/>
            </w:rPr>
          </w:pPr>
          <w:del w:id="230" w:author="Tim Trice" w:date="2025-10-09T09:43:00Z" w16du:dateUtc="2025-10-09T14:43:00Z">
            <w:r w:rsidRPr="00D67967" w:rsidDel="00D67967">
              <w:rPr>
                <w:rPrChange w:id="231" w:author="Tim Trice" w:date="2025-10-09T09:43:00Z" w16du:dateUtc="2025-10-09T14:43:00Z">
                  <w:rPr>
                    <w:rStyle w:val="Hyperlink"/>
                    <w:noProof/>
                  </w:rPr>
                </w:rPrChange>
              </w:rPr>
              <w:delText>Transmittal</w:delText>
            </w:r>
            <w:r w:rsidDel="00D67967">
              <w:rPr>
                <w:noProof/>
                <w:webHidden/>
              </w:rPr>
              <w:tab/>
            </w:r>
            <w:r w:rsidR="00ED7331" w:rsidDel="00D67967">
              <w:rPr>
                <w:noProof/>
                <w:webHidden/>
              </w:rPr>
              <w:delText>16</w:delText>
            </w:r>
          </w:del>
        </w:p>
        <w:p w14:paraId="635C6F12" w14:textId="32D6D80B" w:rsidR="00DF03FD" w:rsidDel="00D67967" w:rsidRDefault="00DF03FD">
          <w:pPr>
            <w:pStyle w:val="TOC3"/>
            <w:tabs>
              <w:tab w:val="right" w:leader="dot" w:pos="9350"/>
            </w:tabs>
            <w:rPr>
              <w:del w:id="232" w:author="Tim Trice" w:date="2025-10-09T09:43:00Z" w16du:dateUtc="2025-10-09T14:43:00Z"/>
              <w:rFonts w:eastAsiaTheme="minorEastAsia"/>
              <w:noProof/>
              <w:kern w:val="2"/>
              <w14:ligatures w14:val="standardContextual"/>
            </w:rPr>
          </w:pPr>
          <w:del w:id="233" w:author="Tim Trice" w:date="2025-10-09T09:43:00Z" w16du:dateUtc="2025-10-09T14:43:00Z">
            <w:r w:rsidRPr="00D67967" w:rsidDel="00D67967">
              <w:rPr>
                <w:rPrChange w:id="234" w:author="Tim Trice" w:date="2025-10-09T09:43:00Z" w16du:dateUtc="2025-10-09T14:43:00Z">
                  <w:rPr>
                    <w:rStyle w:val="Hyperlink"/>
                    <w:noProof/>
                  </w:rPr>
                </w:rPrChange>
              </w:rPr>
              <w:delText>Security Classification</w:delText>
            </w:r>
            <w:r w:rsidDel="00D67967">
              <w:rPr>
                <w:noProof/>
                <w:webHidden/>
              </w:rPr>
              <w:tab/>
            </w:r>
            <w:r w:rsidR="00ED7331" w:rsidDel="00D67967">
              <w:rPr>
                <w:noProof/>
                <w:webHidden/>
              </w:rPr>
              <w:delText>16</w:delText>
            </w:r>
          </w:del>
        </w:p>
        <w:p w14:paraId="6C1DEF69" w14:textId="16D44C64" w:rsidR="00DF03FD" w:rsidDel="00D67967" w:rsidRDefault="00DF03FD">
          <w:pPr>
            <w:pStyle w:val="TOC2"/>
            <w:tabs>
              <w:tab w:val="right" w:leader="dot" w:pos="9350"/>
            </w:tabs>
            <w:rPr>
              <w:del w:id="235" w:author="Tim Trice" w:date="2025-10-09T09:43:00Z" w16du:dateUtc="2025-10-09T14:43:00Z"/>
              <w:rFonts w:eastAsiaTheme="minorEastAsia"/>
              <w:noProof/>
              <w:kern w:val="2"/>
              <w14:ligatures w14:val="standardContextual"/>
            </w:rPr>
          </w:pPr>
          <w:del w:id="236" w:author="Tim Trice" w:date="2025-10-09T09:43:00Z" w16du:dateUtc="2025-10-09T14:43:00Z">
            <w:r w:rsidRPr="00D67967" w:rsidDel="00D67967">
              <w:rPr>
                <w:rPrChange w:id="237" w:author="Tim Trice" w:date="2025-10-09T09:43:00Z" w16du:dateUtc="2025-10-09T14:43:00Z">
                  <w:rPr>
                    <w:rStyle w:val="Hyperlink"/>
                    <w:noProof/>
                  </w:rPr>
                </w:rPrChange>
              </w:rPr>
              <w:delText>Creation of Documents</w:delText>
            </w:r>
            <w:r w:rsidDel="00D67967">
              <w:rPr>
                <w:noProof/>
                <w:webHidden/>
              </w:rPr>
              <w:tab/>
            </w:r>
            <w:r w:rsidR="00ED7331" w:rsidDel="00D67967">
              <w:rPr>
                <w:noProof/>
                <w:webHidden/>
              </w:rPr>
              <w:delText>17</w:delText>
            </w:r>
          </w:del>
        </w:p>
        <w:p w14:paraId="5376823C" w14:textId="7505597F" w:rsidR="00DF03FD" w:rsidDel="00D67967" w:rsidRDefault="00DF03FD">
          <w:pPr>
            <w:pStyle w:val="TOC3"/>
            <w:tabs>
              <w:tab w:val="right" w:leader="dot" w:pos="9350"/>
            </w:tabs>
            <w:rPr>
              <w:del w:id="238" w:author="Tim Trice" w:date="2025-10-09T09:43:00Z" w16du:dateUtc="2025-10-09T14:43:00Z"/>
              <w:rFonts w:eastAsiaTheme="minorEastAsia"/>
              <w:noProof/>
              <w:kern w:val="2"/>
              <w14:ligatures w14:val="standardContextual"/>
            </w:rPr>
          </w:pPr>
          <w:del w:id="239" w:author="Tim Trice" w:date="2025-10-09T09:43:00Z" w16du:dateUtc="2025-10-09T14:43:00Z">
            <w:r w:rsidRPr="00D67967" w:rsidDel="00D67967">
              <w:rPr>
                <w:rPrChange w:id="240" w:author="Tim Trice" w:date="2025-10-09T09:43:00Z" w16du:dateUtc="2025-10-09T14:43:00Z">
                  <w:rPr>
                    <w:rStyle w:val="Hyperlink"/>
                    <w:noProof/>
                  </w:rPr>
                </w:rPrChange>
              </w:rPr>
              <w:delText>Document Number Assignment</w:delText>
            </w:r>
            <w:r w:rsidDel="00D67967">
              <w:rPr>
                <w:noProof/>
                <w:webHidden/>
              </w:rPr>
              <w:tab/>
            </w:r>
            <w:r w:rsidR="00ED7331" w:rsidDel="00D67967">
              <w:rPr>
                <w:noProof/>
                <w:webHidden/>
              </w:rPr>
              <w:delText>17</w:delText>
            </w:r>
          </w:del>
        </w:p>
        <w:p w14:paraId="046F11A4" w14:textId="4B782735" w:rsidR="00DF03FD" w:rsidDel="00D67967" w:rsidRDefault="00DF03FD">
          <w:pPr>
            <w:pStyle w:val="TOC3"/>
            <w:tabs>
              <w:tab w:val="right" w:leader="dot" w:pos="9350"/>
            </w:tabs>
            <w:rPr>
              <w:del w:id="241" w:author="Tim Trice" w:date="2025-10-09T09:43:00Z" w16du:dateUtc="2025-10-09T14:43:00Z"/>
              <w:rFonts w:eastAsiaTheme="minorEastAsia"/>
              <w:noProof/>
              <w:kern w:val="2"/>
              <w14:ligatures w14:val="standardContextual"/>
            </w:rPr>
          </w:pPr>
          <w:del w:id="242" w:author="Tim Trice" w:date="2025-10-09T09:43:00Z" w16du:dateUtc="2025-10-09T14:43:00Z">
            <w:r w:rsidRPr="00D67967" w:rsidDel="00D67967">
              <w:rPr>
                <w:rPrChange w:id="243" w:author="Tim Trice" w:date="2025-10-09T09:43:00Z" w16du:dateUtc="2025-10-09T14:43:00Z">
                  <w:rPr>
                    <w:rStyle w:val="Hyperlink"/>
                    <w:noProof/>
                  </w:rPr>
                </w:rPrChange>
              </w:rPr>
              <w:delText>Templates</w:delText>
            </w:r>
            <w:r w:rsidDel="00D67967">
              <w:rPr>
                <w:noProof/>
                <w:webHidden/>
              </w:rPr>
              <w:tab/>
            </w:r>
            <w:r w:rsidR="00ED7331" w:rsidDel="00D67967">
              <w:rPr>
                <w:noProof/>
                <w:webHidden/>
              </w:rPr>
              <w:delText>17</w:delText>
            </w:r>
          </w:del>
        </w:p>
        <w:p w14:paraId="34046BE3" w14:textId="43B38508" w:rsidR="00DF03FD" w:rsidDel="00D67967" w:rsidRDefault="00DF03FD">
          <w:pPr>
            <w:pStyle w:val="TOC2"/>
            <w:tabs>
              <w:tab w:val="right" w:leader="dot" w:pos="9350"/>
            </w:tabs>
            <w:rPr>
              <w:del w:id="244" w:author="Tim Trice" w:date="2025-10-09T09:43:00Z" w16du:dateUtc="2025-10-09T14:43:00Z"/>
              <w:rFonts w:eastAsiaTheme="minorEastAsia"/>
              <w:noProof/>
              <w:kern w:val="2"/>
              <w14:ligatures w14:val="standardContextual"/>
            </w:rPr>
          </w:pPr>
          <w:del w:id="245" w:author="Tim Trice" w:date="2025-10-09T09:43:00Z" w16du:dateUtc="2025-10-09T14:43:00Z">
            <w:r w:rsidRPr="00D67967" w:rsidDel="00D67967">
              <w:rPr>
                <w:rPrChange w:id="246" w:author="Tim Trice" w:date="2025-10-09T09:43:00Z" w16du:dateUtc="2025-10-09T14:43:00Z">
                  <w:rPr>
                    <w:rStyle w:val="Hyperlink"/>
                    <w:noProof/>
                  </w:rPr>
                </w:rPrChange>
              </w:rPr>
              <w:delText>Quality Control/Assurance</w:delText>
            </w:r>
            <w:r w:rsidDel="00D67967">
              <w:rPr>
                <w:noProof/>
                <w:webHidden/>
              </w:rPr>
              <w:tab/>
            </w:r>
            <w:r w:rsidR="00ED7331" w:rsidDel="00D67967">
              <w:rPr>
                <w:noProof/>
                <w:webHidden/>
              </w:rPr>
              <w:delText>19</w:delText>
            </w:r>
          </w:del>
        </w:p>
        <w:p w14:paraId="28ABBCDB" w14:textId="484BEB12" w:rsidR="00DF03FD" w:rsidDel="00D67967" w:rsidRDefault="00DF03FD">
          <w:pPr>
            <w:pStyle w:val="TOC2"/>
            <w:tabs>
              <w:tab w:val="right" w:leader="dot" w:pos="9350"/>
            </w:tabs>
            <w:rPr>
              <w:del w:id="247" w:author="Tim Trice" w:date="2025-10-09T09:43:00Z" w16du:dateUtc="2025-10-09T14:43:00Z"/>
              <w:rFonts w:eastAsiaTheme="minorEastAsia"/>
              <w:noProof/>
              <w:kern w:val="2"/>
              <w14:ligatures w14:val="standardContextual"/>
            </w:rPr>
          </w:pPr>
          <w:del w:id="248" w:author="Tim Trice" w:date="2025-10-09T09:43:00Z" w16du:dateUtc="2025-10-09T14:43:00Z">
            <w:r w:rsidRPr="00D67967" w:rsidDel="00D67967">
              <w:rPr>
                <w:rPrChange w:id="249" w:author="Tim Trice" w:date="2025-10-09T09:43:00Z" w16du:dateUtc="2025-10-09T14:43:00Z">
                  <w:rPr>
                    <w:rStyle w:val="Hyperlink"/>
                    <w:noProof/>
                  </w:rPr>
                </w:rPrChange>
              </w:rPr>
              <w:delText>Transmittal of Documents</w:delText>
            </w:r>
            <w:r w:rsidDel="00D67967">
              <w:rPr>
                <w:noProof/>
                <w:webHidden/>
              </w:rPr>
              <w:tab/>
            </w:r>
            <w:r w:rsidR="00ED7331" w:rsidDel="00D67967">
              <w:rPr>
                <w:noProof/>
                <w:webHidden/>
              </w:rPr>
              <w:delText>20</w:delText>
            </w:r>
          </w:del>
        </w:p>
        <w:p w14:paraId="5F78EBC8" w14:textId="6496F8B5" w:rsidR="00DF03FD" w:rsidDel="00D67967" w:rsidRDefault="00DF03FD">
          <w:pPr>
            <w:pStyle w:val="TOC3"/>
            <w:tabs>
              <w:tab w:val="right" w:leader="dot" w:pos="9350"/>
            </w:tabs>
            <w:rPr>
              <w:del w:id="250" w:author="Tim Trice" w:date="2025-10-09T09:43:00Z" w16du:dateUtc="2025-10-09T14:43:00Z"/>
              <w:rFonts w:eastAsiaTheme="minorEastAsia"/>
              <w:noProof/>
              <w:kern w:val="2"/>
              <w14:ligatures w14:val="standardContextual"/>
            </w:rPr>
          </w:pPr>
          <w:del w:id="251" w:author="Tim Trice" w:date="2025-10-09T09:43:00Z" w16du:dateUtc="2025-10-09T14:43:00Z">
            <w:r w:rsidRPr="00D67967" w:rsidDel="00D67967">
              <w:rPr>
                <w:rPrChange w:id="252" w:author="Tim Trice" w:date="2025-10-09T09:43:00Z" w16du:dateUtc="2025-10-09T14:43:00Z">
                  <w:rPr>
                    <w:rStyle w:val="Hyperlink"/>
                    <w:noProof/>
                  </w:rPr>
                </w:rPrChange>
              </w:rPr>
              <w:delText>Request to Transmit</w:delText>
            </w:r>
            <w:r w:rsidDel="00D67967">
              <w:rPr>
                <w:noProof/>
                <w:webHidden/>
              </w:rPr>
              <w:tab/>
            </w:r>
            <w:r w:rsidR="00ED7331" w:rsidDel="00D67967">
              <w:rPr>
                <w:noProof/>
                <w:webHidden/>
              </w:rPr>
              <w:delText>20</w:delText>
            </w:r>
          </w:del>
        </w:p>
        <w:p w14:paraId="3CFA49C6" w14:textId="79AFBAB7" w:rsidR="00DF03FD" w:rsidDel="00D67967" w:rsidRDefault="00DF03FD">
          <w:pPr>
            <w:pStyle w:val="TOC3"/>
            <w:tabs>
              <w:tab w:val="right" w:leader="dot" w:pos="9350"/>
            </w:tabs>
            <w:rPr>
              <w:del w:id="253" w:author="Tim Trice" w:date="2025-10-09T09:43:00Z" w16du:dateUtc="2025-10-09T14:43:00Z"/>
              <w:rFonts w:eastAsiaTheme="minorEastAsia"/>
              <w:noProof/>
              <w:kern w:val="2"/>
              <w14:ligatures w14:val="standardContextual"/>
            </w:rPr>
          </w:pPr>
          <w:del w:id="254" w:author="Tim Trice" w:date="2025-10-09T09:43:00Z" w16du:dateUtc="2025-10-09T14:43:00Z">
            <w:r w:rsidRPr="00D67967" w:rsidDel="00D67967">
              <w:rPr>
                <w:rPrChange w:id="255" w:author="Tim Trice" w:date="2025-10-09T09:43:00Z" w16du:dateUtc="2025-10-09T14:43:00Z">
                  <w:rPr>
                    <w:rStyle w:val="Hyperlink"/>
                    <w:noProof/>
                  </w:rPr>
                </w:rPrChange>
              </w:rPr>
              <w:delText>Outgoing</w:delText>
            </w:r>
            <w:r w:rsidDel="00D67967">
              <w:rPr>
                <w:noProof/>
                <w:webHidden/>
              </w:rPr>
              <w:tab/>
            </w:r>
            <w:r w:rsidR="00ED7331" w:rsidDel="00D67967">
              <w:rPr>
                <w:noProof/>
                <w:webHidden/>
              </w:rPr>
              <w:delText>21</w:delText>
            </w:r>
          </w:del>
        </w:p>
        <w:p w14:paraId="68ECFCE8" w14:textId="01CB10B1" w:rsidR="00DF03FD" w:rsidDel="00D67967" w:rsidRDefault="00DF03FD">
          <w:pPr>
            <w:pStyle w:val="TOC3"/>
            <w:tabs>
              <w:tab w:val="right" w:leader="dot" w:pos="9350"/>
            </w:tabs>
            <w:rPr>
              <w:del w:id="256" w:author="Tim Trice" w:date="2025-10-09T09:43:00Z" w16du:dateUtc="2025-10-09T14:43:00Z"/>
              <w:rFonts w:eastAsiaTheme="minorEastAsia"/>
              <w:noProof/>
              <w:kern w:val="2"/>
              <w14:ligatures w14:val="standardContextual"/>
            </w:rPr>
          </w:pPr>
          <w:del w:id="257" w:author="Tim Trice" w:date="2025-10-09T09:43:00Z" w16du:dateUtc="2025-10-09T14:43:00Z">
            <w:r w:rsidRPr="00D67967" w:rsidDel="00D67967">
              <w:rPr>
                <w:rPrChange w:id="258" w:author="Tim Trice" w:date="2025-10-09T09:43:00Z" w16du:dateUtc="2025-10-09T14:43:00Z">
                  <w:rPr>
                    <w:rStyle w:val="Hyperlink"/>
                    <w:noProof/>
                  </w:rPr>
                </w:rPrChange>
              </w:rPr>
              <w:delText>Incoming</w:delText>
            </w:r>
            <w:r w:rsidDel="00D67967">
              <w:rPr>
                <w:noProof/>
                <w:webHidden/>
              </w:rPr>
              <w:tab/>
            </w:r>
            <w:r w:rsidR="00ED7331" w:rsidDel="00D67967">
              <w:rPr>
                <w:noProof/>
                <w:webHidden/>
              </w:rPr>
              <w:delText>21</w:delText>
            </w:r>
          </w:del>
        </w:p>
        <w:p w14:paraId="66AF3129" w14:textId="329BCA9F" w:rsidR="00DF03FD" w:rsidDel="00D67967" w:rsidRDefault="00DF03FD">
          <w:pPr>
            <w:pStyle w:val="TOC3"/>
            <w:tabs>
              <w:tab w:val="right" w:leader="dot" w:pos="9350"/>
            </w:tabs>
            <w:rPr>
              <w:del w:id="259" w:author="Tim Trice" w:date="2025-10-09T09:43:00Z" w16du:dateUtc="2025-10-09T14:43:00Z"/>
              <w:rFonts w:eastAsiaTheme="minorEastAsia"/>
              <w:noProof/>
              <w:kern w:val="2"/>
              <w14:ligatures w14:val="standardContextual"/>
            </w:rPr>
          </w:pPr>
          <w:del w:id="260" w:author="Tim Trice" w:date="2025-10-09T09:43:00Z" w16du:dateUtc="2025-10-09T14:43:00Z">
            <w:r w:rsidRPr="00D67967" w:rsidDel="00D67967">
              <w:rPr>
                <w:rPrChange w:id="261" w:author="Tim Trice" w:date="2025-10-09T09:43:00Z" w16du:dateUtc="2025-10-09T14:43:00Z">
                  <w:rPr>
                    <w:rStyle w:val="Hyperlink"/>
                    <w:noProof/>
                  </w:rPr>
                </w:rPrChange>
              </w:rPr>
              <w:delText>Email Notifications</w:delText>
            </w:r>
            <w:r w:rsidDel="00D67967">
              <w:rPr>
                <w:noProof/>
                <w:webHidden/>
              </w:rPr>
              <w:tab/>
            </w:r>
            <w:r w:rsidR="00ED7331" w:rsidDel="00D67967">
              <w:rPr>
                <w:noProof/>
                <w:webHidden/>
              </w:rPr>
              <w:delText>21</w:delText>
            </w:r>
          </w:del>
        </w:p>
        <w:p w14:paraId="69FDECC6" w14:textId="280C4092" w:rsidR="00DF03FD" w:rsidDel="00D67967" w:rsidRDefault="00DF03FD">
          <w:pPr>
            <w:pStyle w:val="TOC2"/>
            <w:tabs>
              <w:tab w:val="right" w:leader="dot" w:pos="9350"/>
            </w:tabs>
            <w:rPr>
              <w:del w:id="262" w:author="Tim Trice" w:date="2025-10-09T09:43:00Z" w16du:dateUtc="2025-10-09T14:43:00Z"/>
              <w:rFonts w:eastAsiaTheme="minorEastAsia"/>
              <w:noProof/>
              <w:kern w:val="2"/>
              <w14:ligatures w14:val="standardContextual"/>
            </w:rPr>
          </w:pPr>
          <w:del w:id="263" w:author="Tim Trice" w:date="2025-10-09T09:43:00Z" w16du:dateUtc="2025-10-09T14:43:00Z">
            <w:r w:rsidRPr="00D67967" w:rsidDel="00D67967">
              <w:rPr>
                <w:rPrChange w:id="264" w:author="Tim Trice" w:date="2025-10-09T09:43:00Z" w16du:dateUtc="2025-10-09T14:43:00Z">
                  <w:rPr>
                    <w:rStyle w:val="Hyperlink"/>
                    <w:noProof/>
                  </w:rPr>
                </w:rPrChange>
              </w:rPr>
              <w:delText>Revision and Approval</w:delText>
            </w:r>
            <w:r w:rsidDel="00D67967">
              <w:rPr>
                <w:noProof/>
                <w:webHidden/>
              </w:rPr>
              <w:tab/>
            </w:r>
            <w:r w:rsidR="00ED7331" w:rsidDel="00D67967">
              <w:rPr>
                <w:noProof/>
                <w:webHidden/>
              </w:rPr>
              <w:delText>22</w:delText>
            </w:r>
          </w:del>
        </w:p>
        <w:p w14:paraId="4D7163EF" w14:textId="0A418B13" w:rsidR="00DF03FD" w:rsidDel="00D67967" w:rsidRDefault="00DF03FD">
          <w:pPr>
            <w:pStyle w:val="TOC2"/>
            <w:tabs>
              <w:tab w:val="right" w:leader="dot" w:pos="9350"/>
            </w:tabs>
            <w:rPr>
              <w:del w:id="265" w:author="Tim Trice" w:date="2025-10-09T09:43:00Z" w16du:dateUtc="2025-10-09T14:43:00Z"/>
              <w:rFonts w:eastAsiaTheme="minorEastAsia"/>
              <w:noProof/>
              <w:kern w:val="2"/>
              <w14:ligatures w14:val="standardContextual"/>
            </w:rPr>
          </w:pPr>
          <w:del w:id="266" w:author="Tim Trice" w:date="2025-10-09T09:43:00Z" w16du:dateUtc="2025-10-09T14:43:00Z">
            <w:r w:rsidRPr="00D67967" w:rsidDel="00D67967">
              <w:rPr>
                <w:rPrChange w:id="267" w:author="Tim Trice" w:date="2025-10-09T09:43:00Z" w16du:dateUtc="2025-10-09T14:43:00Z">
                  <w:rPr>
                    <w:rStyle w:val="Hyperlink"/>
                    <w:noProof/>
                  </w:rPr>
                </w:rPrChange>
              </w:rPr>
              <w:delText>Distribution of Documents</w:delText>
            </w:r>
            <w:r w:rsidDel="00D67967">
              <w:rPr>
                <w:noProof/>
                <w:webHidden/>
              </w:rPr>
              <w:tab/>
            </w:r>
            <w:r w:rsidR="00ED7331" w:rsidDel="00D67967">
              <w:rPr>
                <w:noProof/>
                <w:webHidden/>
              </w:rPr>
              <w:delText>22</w:delText>
            </w:r>
          </w:del>
        </w:p>
        <w:p w14:paraId="1213B945" w14:textId="492F7438" w:rsidR="00DF03FD" w:rsidDel="00D67967" w:rsidRDefault="00DF03FD">
          <w:pPr>
            <w:pStyle w:val="TOC3"/>
            <w:tabs>
              <w:tab w:val="right" w:leader="dot" w:pos="9350"/>
            </w:tabs>
            <w:rPr>
              <w:del w:id="268" w:author="Tim Trice" w:date="2025-10-09T09:43:00Z" w16du:dateUtc="2025-10-09T14:43:00Z"/>
              <w:rFonts w:eastAsiaTheme="minorEastAsia"/>
              <w:noProof/>
              <w:kern w:val="2"/>
              <w14:ligatures w14:val="standardContextual"/>
            </w:rPr>
          </w:pPr>
          <w:del w:id="269" w:author="Tim Trice" w:date="2025-10-09T09:43:00Z" w16du:dateUtc="2025-10-09T14:43:00Z">
            <w:r w:rsidRPr="00D67967" w:rsidDel="00D67967">
              <w:rPr>
                <w:rPrChange w:id="270" w:author="Tim Trice" w:date="2025-10-09T09:43:00Z" w16du:dateUtc="2025-10-09T14:43:00Z">
                  <w:rPr>
                    <w:rStyle w:val="Hyperlink"/>
                    <w:noProof/>
                  </w:rPr>
                </w:rPrChange>
              </w:rPr>
              <w:delText>Adobe Cloud Review</w:delText>
            </w:r>
            <w:r w:rsidDel="00D67967">
              <w:rPr>
                <w:noProof/>
                <w:webHidden/>
              </w:rPr>
              <w:tab/>
            </w:r>
            <w:r w:rsidR="00ED7331" w:rsidDel="00D67967">
              <w:rPr>
                <w:noProof/>
                <w:webHidden/>
              </w:rPr>
              <w:delText>22</w:delText>
            </w:r>
          </w:del>
        </w:p>
        <w:p w14:paraId="19B73FB2" w14:textId="52B55A19" w:rsidR="00DF03FD" w:rsidDel="00D67967" w:rsidRDefault="00DF03FD">
          <w:pPr>
            <w:pStyle w:val="TOC3"/>
            <w:tabs>
              <w:tab w:val="right" w:leader="dot" w:pos="9350"/>
            </w:tabs>
            <w:rPr>
              <w:del w:id="271" w:author="Tim Trice" w:date="2025-10-09T09:43:00Z" w16du:dateUtc="2025-10-09T14:43:00Z"/>
              <w:rFonts w:eastAsiaTheme="minorEastAsia"/>
              <w:noProof/>
              <w:kern w:val="2"/>
              <w14:ligatures w14:val="standardContextual"/>
            </w:rPr>
          </w:pPr>
          <w:del w:id="272" w:author="Tim Trice" w:date="2025-10-09T09:43:00Z" w16du:dateUtc="2025-10-09T14:43:00Z">
            <w:r w:rsidRPr="00D67967" w:rsidDel="00D67967">
              <w:rPr>
                <w:rPrChange w:id="273" w:author="Tim Trice" w:date="2025-10-09T09:43:00Z" w16du:dateUtc="2025-10-09T14:43:00Z">
                  <w:rPr>
                    <w:rStyle w:val="Hyperlink"/>
                    <w:noProof/>
                  </w:rPr>
                </w:rPrChange>
              </w:rPr>
              <w:delText>Bluebeam Sessions</w:delText>
            </w:r>
            <w:r w:rsidDel="00D67967">
              <w:rPr>
                <w:noProof/>
                <w:webHidden/>
              </w:rPr>
              <w:tab/>
            </w:r>
            <w:r w:rsidR="00ED7331" w:rsidDel="00D67967">
              <w:rPr>
                <w:noProof/>
                <w:webHidden/>
              </w:rPr>
              <w:delText>23</w:delText>
            </w:r>
          </w:del>
        </w:p>
        <w:p w14:paraId="261348E9" w14:textId="0DAD1409" w:rsidR="00DF03FD" w:rsidDel="00D67967" w:rsidRDefault="00DF03FD">
          <w:pPr>
            <w:pStyle w:val="TOC2"/>
            <w:tabs>
              <w:tab w:val="right" w:leader="dot" w:pos="9350"/>
            </w:tabs>
            <w:rPr>
              <w:del w:id="274" w:author="Tim Trice" w:date="2025-10-09T09:43:00Z" w16du:dateUtc="2025-10-09T14:43:00Z"/>
              <w:rFonts w:eastAsiaTheme="minorEastAsia"/>
              <w:noProof/>
              <w:kern w:val="2"/>
              <w14:ligatures w14:val="standardContextual"/>
            </w:rPr>
          </w:pPr>
          <w:del w:id="275" w:author="Tim Trice" w:date="2025-10-09T09:43:00Z" w16du:dateUtc="2025-10-09T14:43:00Z">
            <w:r w:rsidRPr="00D67967" w:rsidDel="00D67967">
              <w:rPr>
                <w:rPrChange w:id="276" w:author="Tim Trice" w:date="2025-10-09T09:43:00Z" w16du:dateUtc="2025-10-09T14:43:00Z">
                  <w:rPr>
                    <w:rStyle w:val="Hyperlink"/>
                    <w:noProof/>
                  </w:rPr>
                </w:rPrChange>
              </w:rPr>
              <w:delText>Data Inventory</w:delText>
            </w:r>
            <w:r w:rsidDel="00D67967">
              <w:rPr>
                <w:noProof/>
                <w:webHidden/>
              </w:rPr>
              <w:tab/>
            </w:r>
            <w:r w:rsidR="00ED7331" w:rsidDel="00D67967">
              <w:rPr>
                <w:noProof/>
                <w:webHidden/>
              </w:rPr>
              <w:delText>24</w:delText>
            </w:r>
          </w:del>
        </w:p>
        <w:p w14:paraId="4CE0E3CB" w14:textId="07C8FBC1" w:rsidR="00DF03FD" w:rsidDel="00D67967" w:rsidRDefault="00DF03FD">
          <w:pPr>
            <w:pStyle w:val="TOC2"/>
            <w:tabs>
              <w:tab w:val="right" w:leader="dot" w:pos="9350"/>
            </w:tabs>
            <w:rPr>
              <w:del w:id="277" w:author="Tim Trice" w:date="2025-10-09T09:43:00Z" w16du:dateUtc="2025-10-09T14:43:00Z"/>
              <w:rFonts w:eastAsiaTheme="minorEastAsia"/>
              <w:noProof/>
              <w:kern w:val="2"/>
              <w14:ligatures w14:val="standardContextual"/>
            </w:rPr>
          </w:pPr>
          <w:del w:id="278" w:author="Tim Trice" w:date="2025-10-09T09:43:00Z" w16du:dateUtc="2025-10-09T14:43:00Z">
            <w:r w:rsidRPr="00D67967" w:rsidDel="00D67967">
              <w:rPr>
                <w:rPrChange w:id="279" w:author="Tim Trice" w:date="2025-10-09T09:43:00Z" w16du:dateUtc="2025-10-09T14:43:00Z">
                  <w:rPr>
                    <w:rStyle w:val="Hyperlink"/>
                    <w:noProof/>
                  </w:rPr>
                </w:rPrChange>
              </w:rPr>
              <w:delText>Appendix A: Document Numbering Schematic</w:delText>
            </w:r>
            <w:r w:rsidDel="00D67967">
              <w:rPr>
                <w:noProof/>
                <w:webHidden/>
              </w:rPr>
              <w:tab/>
            </w:r>
            <w:r w:rsidR="00ED7331" w:rsidDel="00D67967">
              <w:rPr>
                <w:noProof/>
                <w:webHidden/>
              </w:rPr>
              <w:delText>25</w:delText>
            </w:r>
          </w:del>
        </w:p>
        <w:p w14:paraId="6A8FB1B8" w14:textId="6805A9A9" w:rsidR="00DF03FD" w:rsidDel="00D67967" w:rsidRDefault="00DF03FD">
          <w:pPr>
            <w:pStyle w:val="TOC3"/>
            <w:tabs>
              <w:tab w:val="right" w:leader="dot" w:pos="9350"/>
            </w:tabs>
            <w:rPr>
              <w:del w:id="280" w:author="Tim Trice" w:date="2025-10-09T09:43:00Z" w16du:dateUtc="2025-10-09T14:43:00Z"/>
              <w:rFonts w:eastAsiaTheme="minorEastAsia"/>
              <w:noProof/>
              <w:kern w:val="2"/>
              <w14:ligatures w14:val="standardContextual"/>
            </w:rPr>
          </w:pPr>
          <w:del w:id="281" w:author="Tim Trice" w:date="2025-10-09T09:43:00Z" w16du:dateUtc="2025-10-09T14:43:00Z">
            <w:r w:rsidRPr="00D67967" w:rsidDel="00D67967">
              <w:rPr>
                <w:rPrChange w:id="282" w:author="Tim Trice" w:date="2025-10-09T09:43:00Z" w16du:dateUtc="2025-10-09T14:43:00Z">
                  <w:rPr>
                    <w:rStyle w:val="Hyperlink"/>
                    <w:noProof/>
                  </w:rPr>
                </w:rPrChange>
              </w:rPr>
              <w:delText>Format Structure</w:delText>
            </w:r>
            <w:r w:rsidDel="00D67967">
              <w:rPr>
                <w:noProof/>
                <w:webHidden/>
              </w:rPr>
              <w:tab/>
            </w:r>
            <w:r w:rsidR="00ED7331" w:rsidDel="00D67967">
              <w:rPr>
                <w:noProof/>
                <w:webHidden/>
              </w:rPr>
              <w:delText>25</w:delText>
            </w:r>
          </w:del>
        </w:p>
        <w:p w14:paraId="25A1CAEB" w14:textId="58762BE4" w:rsidR="00DF03FD" w:rsidDel="00D67967" w:rsidRDefault="00DF03FD">
          <w:pPr>
            <w:pStyle w:val="TOC3"/>
            <w:tabs>
              <w:tab w:val="right" w:leader="dot" w:pos="9350"/>
            </w:tabs>
            <w:rPr>
              <w:del w:id="283" w:author="Tim Trice" w:date="2025-10-09T09:43:00Z" w16du:dateUtc="2025-10-09T14:43:00Z"/>
              <w:rFonts w:eastAsiaTheme="minorEastAsia"/>
              <w:noProof/>
              <w:kern w:val="2"/>
              <w14:ligatures w14:val="standardContextual"/>
            </w:rPr>
          </w:pPr>
          <w:del w:id="284" w:author="Tim Trice" w:date="2025-10-09T09:43:00Z" w16du:dateUtc="2025-10-09T14:43:00Z">
            <w:r w:rsidRPr="00D67967" w:rsidDel="00D67967">
              <w:rPr>
                <w:rPrChange w:id="285" w:author="Tim Trice" w:date="2025-10-09T09:43:00Z" w16du:dateUtc="2025-10-09T14:43:00Z">
                  <w:rPr>
                    <w:rStyle w:val="Hyperlink"/>
                    <w:noProof/>
                  </w:rPr>
                </w:rPrChange>
              </w:rPr>
              <w:delText>Market Documents</w:delText>
            </w:r>
            <w:r w:rsidDel="00D67967">
              <w:rPr>
                <w:noProof/>
                <w:webHidden/>
              </w:rPr>
              <w:tab/>
            </w:r>
            <w:r w:rsidR="00ED7331" w:rsidDel="00D67967">
              <w:rPr>
                <w:noProof/>
                <w:webHidden/>
              </w:rPr>
              <w:delText>26</w:delText>
            </w:r>
          </w:del>
        </w:p>
        <w:p w14:paraId="4AF26280" w14:textId="3691B42E" w:rsidR="00DF03FD" w:rsidDel="00D67967" w:rsidRDefault="00DF03FD">
          <w:pPr>
            <w:pStyle w:val="TOC2"/>
            <w:tabs>
              <w:tab w:val="right" w:leader="dot" w:pos="9350"/>
            </w:tabs>
            <w:rPr>
              <w:del w:id="286" w:author="Tim Trice" w:date="2025-10-09T09:43:00Z" w16du:dateUtc="2025-10-09T14:43:00Z"/>
              <w:rFonts w:eastAsiaTheme="minorEastAsia"/>
              <w:noProof/>
              <w:kern w:val="2"/>
              <w14:ligatures w14:val="standardContextual"/>
            </w:rPr>
          </w:pPr>
          <w:del w:id="287" w:author="Tim Trice" w:date="2025-10-09T09:43:00Z" w16du:dateUtc="2025-10-09T14:43:00Z">
            <w:r w:rsidRPr="00D67967" w:rsidDel="00D67967">
              <w:rPr>
                <w:rPrChange w:id="288" w:author="Tim Trice" w:date="2025-10-09T09:43:00Z" w16du:dateUtc="2025-10-09T14:43:00Z">
                  <w:rPr>
                    <w:rStyle w:val="Hyperlink"/>
                    <w:noProof/>
                  </w:rPr>
                </w:rPrChange>
              </w:rPr>
              <w:delText>Appendix B: Discipline Codes</w:delText>
            </w:r>
            <w:r w:rsidDel="00D67967">
              <w:rPr>
                <w:noProof/>
                <w:webHidden/>
              </w:rPr>
              <w:tab/>
            </w:r>
            <w:r w:rsidR="00ED7331" w:rsidDel="00D67967">
              <w:rPr>
                <w:noProof/>
                <w:webHidden/>
              </w:rPr>
              <w:delText>27</w:delText>
            </w:r>
          </w:del>
        </w:p>
        <w:p w14:paraId="4FB9AD21" w14:textId="039F643C" w:rsidR="00DF03FD" w:rsidDel="00D67967" w:rsidRDefault="00DF03FD">
          <w:pPr>
            <w:pStyle w:val="TOC2"/>
            <w:tabs>
              <w:tab w:val="right" w:leader="dot" w:pos="9350"/>
            </w:tabs>
            <w:rPr>
              <w:del w:id="289" w:author="Tim Trice" w:date="2025-10-09T09:43:00Z" w16du:dateUtc="2025-10-09T14:43:00Z"/>
              <w:rFonts w:eastAsiaTheme="minorEastAsia"/>
              <w:noProof/>
              <w:kern w:val="2"/>
              <w14:ligatures w14:val="standardContextual"/>
            </w:rPr>
          </w:pPr>
          <w:del w:id="290" w:author="Tim Trice" w:date="2025-10-09T09:43:00Z" w16du:dateUtc="2025-10-09T14:43:00Z">
            <w:r w:rsidRPr="00D67967" w:rsidDel="00D67967">
              <w:rPr>
                <w:rPrChange w:id="291" w:author="Tim Trice" w:date="2025-10-09T09:43:00Z" w16du:dateUtc="2025-10-09T14:43:00Z">
                  <w:rPr>
                    <w:rStyle w:val="Hyperlink"/>
                    <w:noProof/>
                  </w:rPr>
                </w:rPrChange>
              </w:rPr>
              <w:delText>Appendix C: Document Type Codes</w:delText>
            </w:r>
            <w:r w:rsidDel="00D67967">
              <w:rPr>
                <w:noProof/>
                <w:webHidden/>
              </w:rPr>
              <w:tab/>
            </w:r>
            <w:r w:rsidR="00ED7331" w:rsidDel="00D67967">
              <w:rPr>
                <w:noProof/>
                <w:webHidden/>
              </w:rPr>
              <w:delText>28</w:delText>
            </w:r>
          </w:del>
        </w:p>
        <w:p w14:paraId="2133A2A8" w14:textId="7846600F" w:rsidR="00DF03FD" w:rsidDel="00D67967" w:rsidRDefault="00DF03FD">
          <w:pPr>
            <w:pStyle w:val="TOC2"/>
            <w:tabs>
              <w:tab w:val="right" w:leader="dot" w:pos="9350"/>
            </w:tabs>
            <w:rPr>
              <w:del w:id="292" w:author="Tim Trice" w:date="2025-10-09T09:43:00Z" w16du:dateUtc="2025-10-09T14:43:00Z"/>
              <w:rFonts w:eastAsiaTheme="minorEastAsia"/>
              <w:noProof/>
              <w:kern w:val="2"/>
              <w14:ligatures w14:val="standardContextual"/>
            </w:rPr>
          </w:pPr>
          <w:del w:id="293" w:author="Tim Trice" w:date="2025-10-09T09:43:00Z" w16du:dateUtc="2025-10-09T14:43:00Z">
            <w:r w:rsidRPr="00D67967" w:rsidDel="00D67967">
              <w:rPr>
                <w:rPrChange w:id="294" w:author="Tim Trice" w:date="2025-10-09T09:43:00Z" w16du:dateUtc="2025-10-09T14:43:00Z">
                  <w:rPr>
                    <w:rStyle w:val="Hyperlink"/>
                    <w:noProof/>
                  </w:rPr>
                </w:rPrChange>
              </w:rPr>
              <w:delText>Appendix D: Return Status Codes</w:delText>
            </w:r>
            <w:r w:rsidDel="00D67967">
              <w:rPr>
                <w:noProof/>
                <w:webHidden/>
              </w:rPr>
              <w:tab/>
            </w:r>
            <w:r w:rsidR="00ED7331" w:rsidDel="00D67967">
              <w:rPr>
                <w:noProof/>
                <w:webHidden/>
              </w:rPr>
              <w:delText>30</w:delText>
            </w:r>
          </w:del>
        </w:p>
        <w:p w14:paraId="54F3CE70" w14:textId="242A24C8" w:rsidR="00DF03FD" w:rsidDel="00D67967" w:rsidRDefault="00DF03FD">
          <w:pPr>
            <w:pStyle w:val="TOC2"/>
            <w:tabs>
              <w:tab w:val="right" w:leader="dot" w:pos="9350"/>
            </w:tabs>
            <w:rPr>
              <w:del w:id="295" w:author="Tim Trice" w:date="2025-10-09T09:43:00Z" w16du:dateUtc="2025-10-09T14:43:00Z"/>
              <w:rFonts w:eastAsiaTheme="minorEastAsia"/>
              <w:noProof/>
              <w:kern w:val="2"/>
              <w14:ligatures w14:val="standardContextual"/>
            </w:rPr>
          </w:pPr>
          <w:del w:id="296" w:author="Tim Trice" w:date="2025-10-09T09:43:00Z" w16du:dateUtc="2025-10-09T14:43:00Z">
            <w:r w:rsidRPr="00D67967" w:rsidDel="00D67967">
              <w:rPr>
                <w:rPrChange w:id="297" w:author="Tim Trice" w:date="2025-10-09T09:43:00Z" w16du:dateUtc="2025-10-09T14:43:00Z">
                  <w:rPr>
                    <w:rStyle w:val="Hyperlink"/>
                    <w:noProof/>
                  </w:rPr>
                </w:rPrChange>
              </w:rPr>
              <w:delText>Attachment 1: General Review Process</w:delText>
            </w:r>
            <w:r w:rsidDel="00D67967">
              <w:rPr>
                <w:noProof/>
                <w:webHidden/>
              </w:rPr>
              <w:tab/>
            </w:r>
            <w:r w:rsidR="00ED7331" w:rsidDel="00D67967">
              <w:rPr>
                <w:noProof/>
                <w:webHidden/>
              </w:rPr>
              <w:delText>31</w:delText>
            </w:r>
          </w:del>
        </w:p>
        <w:p w14:paraId="4970EE91" w14:textId="28437C80" w:rsidR="00674F64" w:rsidRDefault="00674F64">
          <w:r>
            <w:rPr>
              <w:b/>
              <w:bCs/>
              <w:noProof/>
            </w:rPr>
            <w:fldChar w:fldCharType="end"/>
          </w:r>
        </w:p>
      </w:sdtContent>
    </w:sdt>
    <w:p w14:paraId="57C36F76" w14:textId="77777777" w:rsidR="00674F64" w:rsidRDefault="00674F64">
      <w:pPr>
        <w:rPr>
          <w:rFonts w:asciiTheme="majorHAnsi" w:eastAsiaTheme="majorEastAsia" w:hAnsiTheme="majorHAnsi" w:cstheme="majorBidi"/>
          <w:color w:val="0F4761" w:themeColor="accent1" w:themeShade="BF"/>
          <w:sz w:val="32"/>
          <w:szCs w:val="32"/>
        </w:rPr>
      </w:pPr>
      <w:r>
        <w:br w:type="page"/>
      </w:r>
    </w:p>
    <w:p w14:paraId="7029E157" w14:textId="00DDCB0D" w:rsidR="00181DD0" w:rsidRDefault="00000000">
      <w:pPr>
        <w:pStyle w:val="Heading2"/>
      </w:pPr>
      <w:bookmarkStart w:id="298" w:name="_Toc210895451"/>
      <w:r>
        <w:lastRenderedPageBreak/>
        <w:t>Summary</w:t>
      </w:r>
      <w:bookmarkEnd w:id="298"/>
    </w:p>
    <w:p w14:paraId="11B6C4DD" w14:textId="77777777" w:rsidR="00181DD0" w:rsidRDefault="00000000">
      <w:pPr>
        <w:pStyle w:val="FirstParagraph"/>
      </w:pPr>
      <w:r>
        <w:t>The purpose of this document is to provide guidance on the concepts and processes of document control that are important for, and have impact on, the performance of Market projects and Company’s business operations within Market.</w:t>
      </w:r>
    </w:p>
    <w:p w14:paraId="2BAB084F" w14:textId="77777777" w:rsidR="00181DD0" w:rsidRDefault="00000000">
      <w:pPr>
        <w:pStyle w:val="BodyText"/>
      </w:pPr>
      <w:r>
        <w:t>This procedure defines the requirements for the creation, review, approval, distribution, use and revision of documentation for all Market projects where Information Management/Document Control (IM/DC) services may or may not be directly involved.</w:t>
      </w:r>
    </w:p>
    <w:p w14:paraId="5B6A971D" w14:textId="77777777" w:rsidR="00181DD0" w:rsidRDefault="00000000">
      <w:pPr>
        <w:pStyle w:val="BodyText"/>
      </w:pPr>
      <w:r>
        <w:t>This procedure applies to all Market projects and serves as the minimum standard that all Market projects shall follow. Procedures are designed for ultimate simplicity while building good document management habits that prepare project teams for more complex requirements.</w:t>
      </w:r>
    </w:p>
    <w:p w14:paraId="23341A44" w14:textId="77777777" w:rsidR="00181DD0" w:rsidRDefault="00000000">
      <w:pPr>
        <w:pStyle w:val="Heading2"/>
      </w:pPr>
      <w:bookmarkStart w:id="299" w:name="_Toc210895452"/>
      <w:bookmarkStart w:id="300" w:name="scope"/>
      <w:bookmarkEnd w:id="0"/>
      <w:r>
        <w:t>Scope</w:t>
      </w:r>
      <w:bookmarkEnd w:id="299"/>
    </w:p>
    <w:p w14:paraId="20E0574E" w14:textId="77777777" w:rsidR="00181DD0" w:rsidRDefault="00000000">
      <w:pPr>
        <w:pStyle w:val="Heading2"/>
      </w:pPr>
      <w:bookmarkStart w:id="301" w:name="_Toc210895453"/>
      <w:bookmarkStart w:id="302" w:name="references"/>
      <w:bookmarkEnd w:id="300"/>
      <w:r>
        <w:t>References</w:t>
      </w:r>
      <w:bookmarkEnd w:id="301"/>
    </w:p>
    <w:p w14:paraId="59821271" w14:textId="77777777" w:rsidR="00181DD0" w:rsidRDefault="00000000">
      <w:pPr>
        <w:pStyle w:val="Heading3"/>
      </w:pPr>
      <w:bookmarkStart w:id="303" w:name="_Toc210895454"/>
      <w:bookmarkStart w:id="304" w:name="quality-assurance"/>
      <w:r>
        <w:t>Quality Assurance</w:t>
      </w:r>
      <w:bookmarkEnd w:id="303"/>
    </w:p>
    <w:p w14:paraId="6E0A6159" w14:textId="77777777" w:rsidR="00181DD0" w:rsidRDefault="00000000">
      <w:pPr>
        <w:pStyle w:val="Heading4"/>
      </w:pPr>
      <w:bookmarkStart w:id="305" w:name="procedure"/>
      <w:r>
        <w:t>3000 - Procedure</w:t>
      </w:r>
    </w:p>
    <w:p w14:paraId="1F458D8B" w14:textId="77777777" w:rsidR="00181DD0" w:rsidRDefault="00181DD0">
      <w:pPr>
        <w:pStyle w:val="Compact"/>
        <w:numPr>
          <w:ilvl w:val="0"/>
          <w:numId w:val="2"/>
        </w:numPr>
      </w:pPr>
      <w:hyperlink r:id="rId6">
        <w:r>
          <w:rPr>
            <w:rStyle w:val="Hyperlink"/>
          </w:rPr>
          <w:t>QUAL3090 - Preparation &amp; Review of Technical Calculations</w:t>
        </w:r>
      </w:hyperlink>
    </w:p>
    <w:p w14:paraId="4A53CADD" w14:textId="77777777" w:rsidR="00181DD0" w:rsidRDefault="00181DD0">
      <w:pPr>
        <w:pStyle w:val="Compact"/>
        <w:numPr>
          <w:ilvl w:val="0"/>
          <w:numId w:val="2"/>
        </w:numPr>
      </w:pPr>
      <w:hyperlink r:id="rId7">
        <w:r>
          <w:rPr>
            <w:rStyle w:val="Hyperlink"/>
          </w:rPr>
          <w:t>QUAL3091 - Review of Technical Drawings</w:t>
        </w:r>
      </w:hyperlink>
    </w:p>
    <w:p w14:paraId="0B9A5110" w14:textId="77777777" w:rsidR="00181DD0" w:rsidRDefault="00181DD0">
      <w:pPr>
        <w:pStyle w:val="Compact"/>
        <w:numPr>
          <w:ilvl w:val="0"/>
          <w:numId w:val="2"/>
        </w:numPr>
      </w:pPr>
      <w:hyperlink r:id="rId8">
        <w:r>
          <w:rPr>
            <w:rStyle w:val="Hyperlink"/>
          </w:rPr>
          <w:t>QUAL3092 - Preparation &amp; Review of Technical Documents</w:t>
        </w:r>
      </w:hyperlink>
    </w:p>
    <w:p w14:paraId="3A247EF2" w14:textId="77777777" w:rsidR="00181DD0" w:rsidRDefault="00181DD0">
      <w:pPr>
        <w:pStyle w:val="Compact"/>
        <w:numPr>
          <w:ilvl w:val="0"/>
          <w:numId w:val="2"/>
        </w:numPr>
      </w:pPr>
      <w:hyperlink r:id="rId9">
        <w:r>
          <w:rPr>
            <w:rStyle w:val="Hyperlink"/>
          </w:rPr>
          <w:t>QUAL3093 - Review of Construction Contract Submittals - Traditional &amp; Nontraditional</w:t>
        </w:r>
      </w:hyperlink>
    </w:p>
    <w:p w14:paraId="2526E33B" w14:textId="77777777" w:rsidR="00181DD0" w:rsidRDefault="00181DD0">
      <w:pPr>
        <w:pStyle w:val="Compact"/>
        <w:numPr>
          <w:ilvl w:val="0"/>
          <w:numId w:val="2"/>
        </w:numPr>
      </w:pPr>
      <w:hyperlink r:id="rId10">
        <w:r>
          <w:rPr>
            <w:rStyle w:val="Hyperlink"/>
          </w:rPr>
          <w:t>QUAL3094 - Review of Construction Contract Delegated Design Submittals - Traditional and Nontraditional</w:t>
        </w:r>
      </w:hyperlink>
    </w:p>
    <w:p w14:paraId="5FE815B0" w14:textId="77777777" w:rsidR="00181DD0" w:rsidRDefault="00181DD0">
      <w:pPr>
        <w:pStyle w:val="Compact"/>
        <w:numPr>
          <w:ilvl w:val="0"/>
          <w:numId w:val="2"/>
        </w:numPr>
      </w:pPr>
      <w:hyperlink r:id="rId11">
        <w:r>
          <w:rPr>
            <w:rStyle w:val="Hyperlink"/>
          </w:rPr>
          <w:t>QUAL3110 - Control of Client/Contract/Project-Specific Quality Assurance Documents</w:t>
        </w:r>
      </w:hyperlink>
    </w:p>
    <w:p w14:paraId="6594F72C" w14:textId="77777777" w:rsidR="00181DD0" w:rsidRDefault="00181DD0">
      <w:pPr>
        <w:pStyle w:val="Compact"/>
        <w:numPr>
          <w:ilvl w:val="0"/>
          <w:numId w:val="2"/>
        </w:numPr>
      </w:pPr>
      <w:hyperlink r:id="rId12">
        <w:r>
          <w:rPr>
            <w:rStyle w:val="Hyperlink"/>
          </w:rPr>
          <w:t>QUAL3120 - Control of Nonconformance</w:t>
        </w:r>
      </w:hyperlink>
    </w:p>
    <w:p w14:paraId="1EDB44F4" w14:textId="77777777" w:rsidR="00181DD0" w:rsidRDefault="00181DD0">
      <w:pPr>
        <w:pStyle w:val="Compact"/>
        <w:numPr>
          <w:ilvl w:val="0"/>
          <w:numId w:val="2"/>
        </w:numPr>
      </w:pPr>
      <w:hyperlink r:id="rId13">
        <w:r>
          <w:rPr>
            <w:rStyle w:val="Hyperlink"/>
          </w:rPr>
          <w:t>QUAL3130 - Control of Project Records</w:t>
        </w:r>
      </w:hyperlink>
    </w:p>
    <w:p w14:paraId="5CF102AE" w14:textId="77777777" w:rsidR="00181DD0" w:rsidRDefault="00181DD0">
      <w:pPr>
        <w:pStyle w:val="Compact"/>
        <w:numPr>
          <w:ilvl w:val="0"/>
          <w:numId w:val="2"/>
        </w:numPr>
      </w:pPr>
      <w:hyperlink r:id="rId14">
        <w:r>
          <w:rPr>
            <w:rStyle w:val="Hyperlink"/>
          </w:rPr>
          <w:t>QUAL4000 - Quality Manual</w:t>
        </w:r>
      </w:hyperlink>
    </w:p>
    <w:p w14:paraId="2500B656" w14:textId="77777777" w:rsidR="00181DD0" w:rsidRDefault="00000000">
      <w:pPr>
        <w:pStyle w:val="Heading4"/>
      </w:pPr>
      <w:bookmarkStart w:id="306" w:name="forms"/>
      <w:bookmarkEnd w:id="305"/>
      <w:r>
        <w:t>Forms</w:t>
      </w:r>
    </w:p>
    <w:p w14:paraId="275FD504" w14:textId="77777777" w:rsidR="00181DD0" w:rsidRDefault="00181DD0">
      <w:pPr>
        <w:pStyle w:val="Compact"/>
        <w:numPr>
          <w:ilvl w:val="0"/>
          <w:numId w:val="3"/>
        </w:numPr>
      </w:pPr>
      <w:hyperlink r:id="rId15">
        <w:r>
          <w:rPr>
            <w:rStyle w:val="Hyperlink"/>
          </w:rPr>
          <w:t>QUAL3090.01 - Review of Technical Calculations/Technical Documents</w:t>
        </w:r>
      </w:hyperlink>
    </w:p>
    <w:p w14:paraId="227BB0C7" w14:textId="77777777" w:rsidR="00181DD0" w:rsidRDefault="00181DD0">
      <w:pPr>
        <w:pStyle w:val="Compact"/>
        <w:numPr>
          <w:ilvl w:val="0"/>
          <w:numId w:val="3"/>
        </w:numPr>
      </w:pPr>
      <w:hyperlink r:id="rId16">
        <w:r>
          <w:rPr>
            <w:rStyle w:val="Hyperlink"/>
          </w:rPr>
          <w:t>QUAL3091.01 - Manager Review of Drawings</w:t>
        </w:r>
      </w:hyperlink>
    </w:p>
    <w:p w14:paraId="7E399037" w14:textId="77777777" w:rsidR="00181DD0" w:rsidRDefault="00181DD0">
      <w:pPr>
        <w:pStyle w:val="Compact"/>
        <w:numPr>
          <w:ilvl w:val="0"/>
          <w:numId w:val="3"/>
        </w:numPr>
      </w:pPr>
      <w:hyperlink r:id="rId17">
        <w:r>
          <w:rPr>
            <w:rStyle w:val="Hyperlink"/>
          </w:rPr>
          <w:t>QUAL3092.01 - Review of Technical Calculations/Technical Documents</w:t>
        </w:r>
      </w:hyperlink>
    </w:p>
    <w:p w14:paraId="015E8A97" w14:textId="77777777" w:rsidR="00181DD0" w:rsidRDefault="00181DD0">
      <w:pPr>
        <w:pStyle w:val="Compact"/>
        <w:numPr>
          <w:ilvl w:val="0"/>
          <w:numId w:val="3"/>
        </w:numPr>
      </w:pPr>
      <w:hyperlink r:id="rId18">
        <w:r>
          <w:rPr>
            <w:rStyle w:val="Hyperlink"/>
          </w:rPr>
          <w:t>QUAL3093.01 - Log of Submittals</w:t>
        </w:r>
      </w:hyperlink>
    </w:p>
    <w:p w14:paraId="22F77908" w14:textId="77777777" w:rsidR="00181DD0" w:rsidRDefault="00181DD0">
      <w:pPr>
        <w:pStyle w:val="Compact"/>
        <w:numPr>
          <w:ilvl w:val="0"/>
          <w:numId w:val="3"/>
        </w:numPr>
      </w:pPr>
      <w:hyperlink r:id="rId19">
        <w:r>
          <w:rPr>
            <w:rStyle w:val="Hyperlink"/>
          </w:rPr>
          <w:t>QUAL3093.02 - Traditional Review of Construction Contract Submittals</w:t>
        </w:r>
      </w:hyperlink>
    </w:p>
    <w:p w14:paraId="0AEAE7E6" w14:textId="77777777" w:rsidR="00181DD0" w:rsidRDefault="00181DD0">
      <w:pPr>
        <w:pStyle w:val="Compact"/>
        <w:numPr>
          <w:ilvl w:val="0"/>
          <w:numId w:val="3"/>
        </w:numPr>
      </w:pPr>
      <w:hyperlink r:id="rId20">
        <w:r>
          <w:rPr>
            <w:rStyle w:val="Hyperlink"/>
          </w:rPr>
          <w:t>QUAL3093.03 - Nontraditional Review of Construction Contract Submittals</w:t>
        </w:r>
      </w:hyperlink>
    </w:p>
    <w:p w14:paraId="70CF262D" w14:textId="77777777" w:rsidR="00181DD0" w:rsidRDefault="00181DD0">
      <w:pPr>
        <w:pStyle w:val="Compact"/>
        <w:numPr>
          <w:ilvl w:val="0"/>
          <w:numId w:val="3"/>
        </w:numPr>
      </w:pPr>
      <w:hyperlink r:id="rId21">
        <w:r>
          <w:rPr>
            <w:rStyle w:val="Hyperlink"/>
          </w:rPr>
          <w:t>QUAL3094.01 - Log of submittals</w:t>
        </w:r>
      </w:hyperlink>
    </w:p>
    <w:p w14:paraId="55F876B5" w14:textId="77777777" w:rsidR="00181DD0" w:rsidRDefault="00181DD0">
      <w:pPr>
        <w:pStyle w:val="Compact"/>
        <w:numPr>
          <w:ilvl w:val="0"/>
          <w:numId w:val="3"/>
        </w:numPr>
      </w:pPr>
      <w:hyperlink r:id="rId22">
        <w:r>
          <w:rPr>
            <w:rStyle w:val="Hyperlink"/>
          </w:rPr>
          <w:t>QUAL3094.02 - Traditional Review of Delegated Design Submittals</w:t>
        </w:r>
      </w:hyperlink>
    </w:p>
    <w:p w14:paraId="37EEE4A2" w14:textId="77777777" w:rsidR="00181DD0" w:rsidRDefault="00181DD0">
      <w:pPr>
        <w:pStyle w:val="Compact"/>
        <w:numPr>
          <w:ilvl w:val="0"/>
          <w:numId w:val="3"/>
        </w:numPr>
      </w:pPr>
      <w:hyperlink r:id="rId23">
        <w:r>
          <w:rPr>
            <w:rStyle w:val="Hyperlink"/>
          </w:rPr>
          <w:t>QUAL3094.03 - Nontraditional Review of Delegated Design Submittals</w:t>
        </w:r>
      </w:hyperlink>
    </w:p>
    <w:p w14:paraId="62C5DD63" w14:textId="77777777" w:rsidR="00181DD0" w:rsidRDefault="00181DD0">
      <w:pPr>
        <w:pStyle w:val="Compact"/>
        <w:numPr>
          <w:ilvl w:val="0"/>
          <w:numId w:val="3"/>
        </w:numPr>
      </w:pPr>
      <w:hyperlink r:id="rId24">
        <w:r>
          <w:rPr>
            <w:rStyle w:val="Hyperlink"/>
          </w:rPr>
          <w:t>QUAL3110.01 - Review, Approval and Posting Record</w:t>
        </w:r>
      </w:hyperlink>
    </w:p>
    <w:p w14:paraId="5BCB0431" w14:textId="77777777" w:rsidR="00181DD0" w:rsidRDefault="00000000">
      <w:pPr>
        <w:pStyle w:val="Heading2"/>
      </w:pPr>
      <w:bookmarkStart w:id="307" w:name="_Toc210895455"/>
      <w:bookmarkStart w:id="308" w:name="definitions-acronyms-and-abbreviations"/>
      <w:bookmarkEnd w:id="302"/>
      <w:bookmarkEnd w:id="304"/>
      <w:bookmarkEnd w:id="306"/>
      <w:r>
        <w:t>Definitions, Acronyms and Abbreviations</w:t>
      </w:r>
      <w:bookmarkEnd w:id="307"/>
    </w:p>
    <w:p w14:paraId="166CB4DA" w14:textId="77777777" w:rsidR="00181DD0" w:rsidRDefault="00000000">
      <w:pPr>
        <w:pStyle w:val="Compact"/>
        <w:numPr>
          <w:ilvl w:val="0"/>
          <w:numId w:val="4"/>
        </w:numPr>
      </w:pPr>
      <w:r>
        <w:rPr>
          <w:b/>
          <w:bCs/>
        </w:rPr>
        <w:t>Access Log</w:t>
      </w:r>
      <w:r>
        <w:t xml:space="preserve"> - A log displaying all project personnel who have access to EDMS, their access privileges, the company to which they are employed, and an email address.</w:t>
      </w:r>
    </w:p>
    <w:p w14:paraId="6362DBFF" w14:textId="77777777" w:rsidR="00181DD0" w:rsidRDefault="00000000">
      <w:pPr>
        <w:pStyle w:val="Compact"/>
        <w:numPr>
          <w:ilvl w:val="0"/>
          <w:numId w:val="4"/>
        </w:numPr>
      </w:pPr>
      <w:r>
        <w:rPr>
          <w:b/>
          <w:bCs/>
        </w:rPr>
        <w:t>Client</w:t>
      </w:r>
      <w:r>
        <w:t xml:space="preserve"> - company with which project contract has been signed.</w:t>
      </w:r>
    </w:p>
    <w:p w14:paraId="629EA671" w14:textId="77777777" w:rsidR="00181DD0" w:rsidRDefault="00000000">
      <w:pPr>
        <w:pStyle w:val="Compact"/>
        <w:numPr>
          <w:ilvl w:val="0"/>
          <w:numId w:val="4"/>
        </w:numPr>
      </w:pPr>
      <w:r>
        <w:rPr>
          <w:b/>
          <w:bCs/>
        </w:rPr>
        <w:t>Company</w:t>
      </w:r>
      <w:r>
        <w:t>: Hanson Professional Services, Inc.</w:t>
      </w:r>
    </w:p>
    <w:p w14:paraId="7B6430F6" w14:textId="77777777" w:rsidR="00181DD0" w:rsidRDefault="00000000">
      <w:pPr>
        <w:pStyle w:val="Compact"/>
        <w:numPr>
          <w:ilvl w:val="0"/>
          <w:numId w:val="4"/>
        </w:numPr>
      </w:pPr>
      <w:r>
        <w:rPr>
          <w:b/>
          <w:bCs/>
        </w:rPr>
        <w:t>Controlled Document</w:t>
      </w:r>
      <w:r>
        <w:t xml:space="preserve">: A document that goes through internal review cycles but </w:t>
      </w:r>
      <w:proofErr w:type="gramStart"/>
      <w:r>
        <w:t>not</w:t>
      </w:r>
      <w:proofErr w:type="gramEnd"/>
      <w:r>
        <w:t xml:space="preserve"> submitted to Client.</w:t>
      </w:r>
    </w:p>
    <w:p w14:paraId="4DB74D7E" w14:textId="77777777" w:rsidR="00181DD0" w:rsidRDefault="00000000">
      <w:pPr>
        <w:pStyle w:val="Compact"/>
        <w:numPr>
          <w:ilvl w:val="0"/>
          <w:numId w:val="4"/>
        </w:numPr>
      </w:pPr>
      <w:r>
        <w:rPr>
          <w:b/>
          <w:bCs/>
        </w:rPr>
        <w:t>CQAP</w:t>
      </w:r>
      <w:r>
        <w:t>: Corporate Quality Assurance Program</w:t>
      </w:r>
    </w:p>
    <w:p w14:paraId="0C24CBFE" w14:textId="77777777" w:rsidR="00181DD0" w:rsidRDefault="00000000">
      <w:pPr>
        <w:pStyle w:val="Compact"/>
        <w:numPr>
          <w:ilvl w:val="0"/>
          <w:numId w:val="4"/>
        </w:numPr>
      </w:pPr>
      <w:r>
        <w:rPr>
          <w:b/>
          <w:bCs/>
        </w:rPr>
        <w:t>Deliverable</w:t>
      </w:r>
      <w:r>
        <w:t>: A document subject to continuous updating for which an ongoing record of its distribution and receipt (at all revision levels) is maintained on Client’s behalf.</w:t>
      </w:r>
    </w:p>
    <w:p w14:paraId="7AB2945B" w14:textId="77777777" w:rsidR="00181DD0" w:rsidRDefault="00000000">
      <w:pPr>
        <w:pStyle w:val="Compact"/>
        <w:numPr>
          <w:ilvl w:val="0"/>
          <w:numId w:val="4"/>
        </w:numPr>
      </w:pPr>
      <w:r>
        <w:rPr>
          <w:b/>
          <w:bCs/>
        </w:rPr>
        <w:t>Document Control (DC)</w:t>
      </w:r>
      <w:r>
        <w:t>: Responsible for performing quality assurance and checks on all controlled documentation.</w:t>
      </w:r>
    </w:p>
    <w:p w14:paraId="2FF25308" w14:textId="77777777" w:rsidR="00181DD0" w:rsidRDefault="00000000">
      <w:pPr>
        <w:pStyle w:val="Compact"/>
        <w:numPr>
          <w:ilvl w:val="0"/>
          <w:numId w:val="4"/>
        </w:numPr>
      </w:pPr>
      <w:r>
        <w:rPr>
          <w:b/>
          <w:bCs/>
        </w:rPr>
        <w:t>Document Distribution Matrix (DDM)</w:t>
      </w:r>
      <w:r>
        <w:t xml:space="preserve"> - A lookup table showing a relationship between project personnel and the document types to which they will receive notifications.</w:t>
      </w:r>
    </w:p>
    <w:p w14:paraId="7E682A00" w14:textId="77777777" w:rsidR="00181DD0" w:rsidRDefault="00000000">
      <w:pPr>
        <w:pStyle w:val="Compact"/>
        <w:numPr>
          <w:ilvl w:val="0"/>
          <w:numId w:val="4"/>
        </w:numPr>
      </w:pPr>
      <w:r>
        <w:rPr>
          <w:b/>
          <w:bCs/>
        </w:rPr>
        <w:t>Electronic Document Management System (EDMS)</w:t>
      </w:r>
      <w:r>
        <w:t xml:space="preserve">: Data and documentation repository such as SharePoint. Network drives shall not be considered </w:t>
      </w:r>
      <w:proofErr w:type="gramStart"/>
      <w:r>
        <w:t>an efficient</w:t>
      </w:r>
      <w:proofErr w:type="gramEnd"/>
      <w:r>
        <w:t xml:space="preserve"> </w:t>
      </w:r>
      <w:proofErr w:type="gramStart"/>
      <w:r>
        <w:t>nor</w:t>
      </w:r>
      <w:proofErr w:type="gramEnd"/>
      <w:r>
        <w:t xml:space="preserve"> satisfactory EDMS.</w:t>
      </w:r>
    </w:p>
    <w:p w14:paraId="7D2048DE" w14:textId="77777777" w:rsidR="00181DD0" w:rsidRDefault="00000000">
      <w:pPr>
        <w:pStyle w:val="Compact"/>
        <w:numPr>
          <w:ilvl w:val="0"/>
          <w:numId w:val="4"/>
        </w:numPr>
      </w:pPr>
      <w:r>
        <w:rPr>
          <w:b/>
          <w:bCs/>
        </w:rPr>
        <w:t>IM/DC</w:t>
      </w:r>
      <w:r>
        <w:t>: Information Management/Document Control services. Falls under the INF discipline.</w:t>
      </w:r>
    </w:p>
    <w:p w14:paraId="5A986B0D" w14:textId="77777777" w:rsidR="00181DD0" w:rsidRDefault="00000000">
      <w:pPr>
        <w:pStyle w:val="Compact"/>
        <w:numPr>
          <w:ilvl w:val="0"/>
          <w:numId w:val="4"/>
        </w:numPr>
      </w:pPr>
      <w:r>
        <w:rPr>
          <w:b/>
          <w:bCs/>
        </w:rPr>
        <w:t>Issue Status Code (ISC)</w:t>
      </w:r>
      <w:r>
        <w:t>: Industry-standard codes identifying the status of document review cycles.</w:t>
      </w:r>
    </w:p>
    <w:p w14:paraId="244FBC0C" w14:textId="77777777" w:rsidR="00181DD0" w:rsidRDefault="00000000">
      <w:pPr>
        <w:pStyle w:val="Compact"/>
        <w:numPr>
          <w:ilvl w:val="0"/>
          <w:numId w:val="4"/>
        </w:numPr>
      </w:pPr>
      <w:r>
        <w:rPr>
          <w:b/>
          <w:bCs/>
        </w:rPr>
        <w:t>Main Information Contractor (MIC)</w:t>
      </w:r>
      <w:r>
        <w:t xml:space="preserve">: A centralized service on Client’s behalf to facilitate all angles of document management. </w:t>
      </w:r>
      <w:proofErr w:type="gramStart"/>
      <w:r>
        <w:t>Client</w:t>
      </w:r>
      <w:proofErr w:type="gramEnd"/>
      <w:r>
        <w:t xml:space="preserve"> and all subcontractors shall use Market EDMS or other review tools through document lifecycle.</w:t>
      </w:r>
    </w:p>
    <w:p w14:paraId="21EDE889" w14:textId="77777777" w:rsidR="00181DD0" w:rsidRDefault="00000000">
      <w:pPr>
        <w:pStyle w:val="Compact"/>
        <w:numPr>
          <w:ilvl w:val="0"/>
          <w:numId w:val="4"/>
        </w:numPr>
      </w:pPr>
      <w:r>
        <w:rPr>
          <w:b/>
          <w:bCs/>
        </w:rPr>
        <w:t>Market</w:t>
      </w:r>
      <w:r>
        <w:t xml:space="preserve"> - The Industry market within Company.</w:t>
      </w:r>
    </w:p>
    <w:p w14:paraId="3EFE90E2" w14:textId="77777777" w:rsidR="00181DD0" w:rsidRDefault="00000000">
      <w:pPr>
        <w:pStyle w:val="Compact"/>
        <w:numPr>
          <w:ilvl w:val="0"/>
          <w:numId w:val="4"/>
        </w:numPr>
      </w:pPr>
      <w:r>
        <w:rPr>
          <w:b/>
          <w:bCs/>
        </w:rPr>
        <w:t>Master Document Register</w:t>
      </w:r>
      <w:r>
        <w:t xml:space="preserve"> - A complete listing of all controlled documentation. For Class II and Class III projects, MDR shall maintain separate registries for Client and Market documentation.</w:t>
      </w:r>
    </w:p>
    <w:p w14:paraId="47090205" w14:textId="77777777" w:rsidR="00181DD0" w:rsidRDefault="00000000">
      <w:pPr>
        <w:pStyle w:val="Compact"/>
        <w:numPr>
          <w:ilvl w:val="0"/>
          <w:numId w:val="4"/>
        </w:numPr>
      </w:pPr>
      <w:r>
        <w:rPr>
          <w:b/>
          <w:bCs/>
        </w:rPr>
        <w:t>O</w:t>
      </w:r>
      <w:r>
        <w:t>: Originator - person who creates the document.</w:t>
      </w:r>
    </w:p>
    <w:p w14:paraId="3F9F6471" w14:textId="77777777" w:rsidR="00181DD0" w:rsidRDefault="00000000">
      <w:pPr>
        <w:pStyle w:val="Compact"/>
        <w:numPr>
          <w:ilvl w:val="0"/>
          <w:numId w:val="4"/>
        </w:numPr>
      </w:pPr>
      <w:r>
        <w:rPr>
          <w:b/>
          <w:bCs/>
        </w:rPr>
        <w:t>POR</w:t>
      </w:r>
      <w:r>
        <w:t>: Professional of Record - professional licensed to practice in the jurisdiction who provides final approval.</w:t>
      </w:r>
    </w:p>
    <w:p w14:paraId="60DD08BB" w14:textId="77777777" w:rsidR="00181DD0" w:rsidRDefault="00000000">
      <w:pPr>
        <w:pStyle w:val="Compact"/>
        <w:numPr>
          <w:ilvl w:val="0"/>
          <w:numId w:val="4"/>
        </w:numPr>
      </w:pPr>
      <w:r>
        <w:rPr>
          <w:b/>
          <w:bCs/>
        </w:rPr>
        <w:t>QCR</w:t>
      </w:r>
      <w:r>
        <w:t>: Quality Control Report - audit trail documentation from review sessions.</w:t>
      </w:r>
    </w:p>
    <w:p w14:paraId="1AA4EB4B" w14:textId="77777777" w:rsidR="00181DD0" w:rsidRDefault="00000000">
      <w:pPr>
        <w:pStyle w:val="Compact"/>
        <w:numPr>
          <w:ilvl w:val="0"/>
          <w:numId w:val="4"/>
        </w:numPr>
      </w:pPr>
      <w:r>
        <w:rPr>
          <w:b/>
          <w:bCs/>
        </w:rPr>
        <w:t>TM</w:t>
      </w:r>
      <w:r>
        <w:t>: Task Manager - person responsible for managing review sessions prior to POR approval.</w:t>
      </w:r>
    </w:p>
    <w:p w14:paraId="43E34B4D" w14:textId="77777777" w:rsidR="00181DD0" w:rsidRDefault="00000000">
      <w:pPr>
        <w:pStyle w:val="Compact"/>
        <w:numPr>
          <w:ilvl w:val="0"/>
          <w:numId w:val="4"/>
        </w:numPr>
      </w:pPr>
      <w:r>
        <w:rPr>
          <w:b/>
          <w:bCs/>
        </w:rPr>
        <w:lastRenderedPageBreak/>
        <w:t>Uncontrolled Document</w:t>
      </w:r>
      <w:r>
        <w:t>: Supporting documents that exist without formal QA/QC review processes.</w:t>
      </w:r>
    </w:p>
    <w:p w14:paraId="01CCA583" w14:textId="77777777" w:rsidR="00181DD0" w:rsidRDefault="00000000">
      <w:pPr>
        <w:pStyle w:val="Heading2"/>
      </w:pPr>
      <w:bookmarkStart w:id="309" w:name="_Toc210895456"/>
      <w:bookmarkStart w:id="310" w:name="project-classification"/>
      <w:bookmarkEnd w:id="308"/>
      <w:r>
        <w:t>Project Classification</w:t>
      </w:r>
      <w:bookmarkEnd w:id="309"/>
    </w:p>
    <w:p w14:paraId="22F65295" w14:textId="77777777" w:rsidR="00181DD0" w:rsidRDefault="00000000">
      <w:pPr>
        <w:pStyle w:val="Heading3"/>
      </w:pPr>
      <w:bookmarkStart w:id="311" w:name="_Toc210895457"/>
      <w:bookmarkStart w:id="312" w:name="class-definitions"/>
      <w:r>
        <w:t>Class Definitions</w:t>
      </w:r>
      <w:bookmarkEnd w:id="311"/>
    </w:p>
    <w:p w14:paraId="5ECAD640" w14:textId="77777777" w:rsidR="00181DD0" w:rsidRDefault="00000000">
      <w:pPr>
        <w:pStyle w:val="FirstParagraph"/>
      </w:pPr>
      <w:r>
        <w:rPr>
          <w:b/>
          <w:bCs/>
        </w:rPr>
        <w:t>Class I - Small-Scale Projects</w:t>
      </w:r>
    </w:p>
    <w:p w14:paraId="268A47F8" w14:textId="77777777" w:rsidR="00181DD0" w:rsidRDefault="00000000">
      <w:pPr>
        <w:pStyle w:val="BodyText"/>
      </w:pPr>
      <w:r>
        <w:t xml:space="preserve">Small-scale projects with limited scope and complexity requiring minimal external stakeholder coordination. Market staff </w:t>
      </w:r>
      <w:proofErr w:type="gramStart"/>
      <w:r>
        <w:t>handles</w:t>
      </w:r>
      <w:proofErr w:type="gramEnd"/>
      <w:r>
        <w:t xml:space="preserve"> all document control tasks independently without Information Management/Document Control (IM/DC) personnel involvement.</w:t>
      </w:r>
    </w:p>
    <w:p w14:paraId="21F7AC18" w14:textId="77777777" w:rsidR="00181DD0" w:rsidRDefault="00000000">
      <w:pPr>
        <w:pStyle w:val="BodyText"/>
      </w:pPr>
      <w:r>
        <w:rPr>
          <w:b/>
          <w:bCs/>
        </w:rPr>
        <w:t>Class II - Standard External Review Projects</w:t>
      </w:r>
    </w:p>
    <w:p w14:paraId="3591D4A2" w14:textId="77777777" w:rsidR="00181DD0" w:rsidRDefault="00000000">
      <w:pPr>
        <w:pStyle w:val="BodyText"/>
      </w:pPr>
      <w:r>
        <w:t>Standard projects involving external review sessions with Client requiring moderate complexity and IM/DC support. These projects involve coordination between Company and Client document management systems with multiple stakeholder involvement.</w:t>
      </w:r>
    </w:p>
    <w:p w14:paraId="3697225E" w14:textId="77777777" w:rsidR="00181DD0" w:rsidRDefault="00000000">
      <w:pPr>
        <w:pStyle w:val="BodyText"/>
      </w:pPr>
      <w:r>
        <w:rPr>
          <w:b/>
          <w:bCs/>
        </w:rPr>
        <w:t>Class III - Main Information Contractor Projects</w:t>
      </w:r>
    </w:p>
    <w:p w14:paraId="5F0E4FFB" w14:textId="77777777" w:rsidR="00181DD0" w:rsidRDefault="00000000">
      <w:pPr>
        <w:pStyle w:val="BodyText"/>
      </w:pPr>
      <w:r>
        <w:t>Complex projects where Market acts as Main Information Contractor (MIC) with comprehensive responsibility for all document control and information management aspects. Client has minimal IM/DC processes, requiring Market to establish and maintain complete document management systems.</w:t>
      </w:r>
    </w:p>
    <w:p w14:paraId="431F363C" w14:textId="77777777" w:rsidR="00181DD0" w:rsidRDefault="00000000">
      <w:pPr>
        <w:pStyle w:val="Heading3"/>
      </w:pPr>
      <w:bookmarkStart w:id="313" w:name="_Toc210895458"/>
      <w:bookmarkStart w:id="314" w:name="class-requirements"/>
      <w:bookmarkEnd w:id="312"/>
      <w:r>
        <w:t>Class Requirements</w:t>
      </w:r>
      <w:bookmarkEnd w:id="313"/>
    </w:p>
    <w:p w14:paraId="1F7084C6" w14:textId="77777777" w:rsidR="00181DD0" w:rsidRDefault="00000000">
      <w:pPr>
        <w:pStyle w:val="FirstParagraph"/>
      </w:pPr>
      <w:r>
        <w:t>All aspects of this procedure shall be considered required unless otherwise indicated. In this manner, a table will lead the section identifying if the section is applicable to the class project</w:t>
      </w:r>
    </w:p>
    <w:p w14:paraId="3AA265C3" w14:textId="77777777" w:rsidR="00181DD0" w:rsidRDefault="00000000">
      <w:pPr>
        <w:pStyle w:val="Compact"/>
        <w:numPr>
          <w:ilvl w:val="0"/>
          <w:numId w:val="5"/>
        </w:numPr>
      </w:pPr>
      <w:r>
        <w:rPr>
          <w:b/>
          <w:bCs/>
        </w:rPr>
        <w:t>Not Applicable</w:t>
      </w:r>
      <w:r>
        <w:t>: The subject topic is not applicable to documentation of the respective Project Class</w:t>
      </w:r>
    </w:p>
    <w:p w14:paraId="0326CEC6" w14:textId="77777777" w:rsidR="00181DD0" w:rsidRDefault="00000000">
      <w:pPr>
        <w:pStyle w:val="Compact"/>
        <w:numPr>
          <w:ilvl w:val="0"/>
          <w:numId w:val="5"/>
        </w:numPr>
      </w:pPr>
      <w:r>
        <w:rPr>
          <w:b/>
          <w:bCs/>
        </w:rPr>
        <w:t>Best Practice</w:t>
      </w:r>
      <w:r>
        <w:t xml:space="preserve">: The subject topic should be followed to encourage </w:t>
      </w:r>
      <w:proofErr w:type="gramStart"/>
      <w:r>
        <w:t>consistency, but</w:t>
      </w:r>
      <w:proofErr w:type="gramEnd"/>
      <w:r>
        <w:t xml:space="preserve"> is not required.</w:t>
      </w:r>
    </w:p>
    <w:p w14:paraId="02D728BF" w14:textId="77777777" w:rsidR="00181DD0" w:rsidRDefault="00000000">
      <w:pPr>
        <w:pStyle w:val="Compact"/>
        <w:numPr>
          <w:ilvl w:val="0"/>
          <w:numId w:val="5"/>
        </w:numPr>
      </w:pPr>
      <w:r>
        <w:rPr>
          <w:b/>
          <w:bCs/>
        </w:rPr>
        <w:t>Required</w:t>
      </w:r>
      <w:r>
        <w:t>: The subject topical shall be followed unless Client specifications declare otherwise.</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2"/>
        <w:gridCol w:w="1209"/>
        <w:gridCol w:w="1669"/>
        <w:gridCol w:w="1837"/>
      </w:tblGrid>
      <w:tr w:rsidR="00181DD0" w:rsidRPr="000E1472" w14:paraId="06326AF0" w14:textId="77777777" w:rsidTr="00DF03F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342DE51" w14:textId="77777777" w:rsidR="00181DD0" w:rsidRPr="000E1472" w:rsidRDefault="00000000">
            <w:pPr>
              <w:pStyle w:val="Compact"/>
              <w:rPr>
                <w:b/>
                <w:bCs/>
                <w:rPrChange w:id="315" w:author="Tim Trice" w:date="2025-10-09T09:18:00Z" w16du:dateUtc="2025-10-09T14:18:00Z">
                  <w:rPr/>
                </w:rPrChange>
              </w:rPr>
            </w:pPr>
            <w:r w:rsidRPr="000E1472">
              <w:rPr>
                <w:b/>
                <w:bCs/>
                <w:rPrChange w:id="316" w:author="Tim Trice" w:date="2025-10-09T09:18:00Z" w16du:dateUtc="2025-10-09T14:18:00Z">
                  <w:rPr/>
                </w:rPrChange>
              </w:rPr>
              <w:t>Class</w:t>
            </w:r>
          </w:p>
        </w:tc>
        <w:tc>
          <w:tcPr>
            <w:tcW w:w="0" w:type="auto"/>
            <w:tcBorders>
              <w:bottom w:val="none" w:sz="0" w:space="0" w:color="auto"/>
            </w:tcBorders>
          </w:tcPr>
          <w:p w14:paraId="07577303" w14:textId="77777777" w:rsidR="00181DD0" w:rsidRPr="000E1472" w:rsidRDefault="00000000">
            <w:pPr>
              <w:pStyle w:val="Compact"/>
              <w:rPr>
                <w:b/>
                <w:bCs/>
                <w:rPrChange w:id="317" w:author="Tim Trice" w:date="2025-10-09T09:18:00Z" w16du:dateUtc="2025-10-09T14:18:00Z">
                  <w:rPr/>
                </w:rPrChange>
              </w:rPr>
            </w:pPr>
            <w:r w:rsidRPr="000E1472">
              <w:rPr>
                <w:b/>
                <w:bCs/>
                <w:rPrChange w:id="318" w:author="Tim Trice" w:date="2025-10-09T09:18:00Z" w16du:dateUtc="2025-10-09T14:18:00Z">
                  <w:rPr/>
                </w:rPrChange>
              </w:rPr>
              <w:t>Required</w:t>
            </w:r>
          </w:p>
        </w:tc>
        <w:tc>
          <w:tcPr>
            <w:tcW w:w="0" w:type="auto"/>
            <w:tcBorders>
              <w:bottom w:val="none" w:sz="0" w:space="0" w:color="auto"/>
            </w:tcBorders>
          </w:tcPr>
          <w:p w14:paraId="40E3DEAD" w14:textId="77777777" w:rsidR="00181DD0" w:rsidRPr="000E1472" w:rsidRDefault="00000000">
            <w:pPr>
              <w:pStyle w:val="Compact"/>
              <w:rPr>
                <w:b/>
                <w:bCs/>
                <w:rPrChange w:id="319" w:author="Tim Trice" w:date="2025-10-09T09:18:00Z" w16du:dateUtc="2025-10-09T14:18:00Z">
                  <w:rPr/>
                </w:rPrChange>
              </w:rPr>
            </w:pPr>
            <w:r w:rsidRPr="000E1472">
              <w:rPr>
                <w:b/>
                <w:bCs/>
                <w:rPrChange w:id="320" w:author="Tim Trice" w:date="2025-10-09T09:18:00Z" w16du:dateUtc="2025-10-09T14:18:00Z">
                  <w:rPr/>
                </w:rPrChange>
              </w:rPr>
              <w:t>Best Practice</w:t>
            </w:r>
          </w:p>
        </w:tc>
        <w:tc>
          <w:tcPr>
            <w:tcW w:w="0" w:type="auto"/>
            <w:tcBorders>
              <w:bottom w:val="none" w:sz="0" w:space="0" w:color="auto"/>
            </w:tcBorders>
          </w:tcPr>
          <w:p w14:paraId="00E2570E" w14:textId="77777777" w:rsidR="00181DD0" w:rsidRPr="000E1472" w:rsidRDefault="00000000">
            <w:pPr>
              <w:pStyle w:val="Compact"/>
              <w:rPr>
                <w:b/>
                <w:bCs/>
                <w:rPrChange w:id="321" w:author="Tim Trice" w:date="2025-10-09T09:18:00Z" w16du:dateUtc="2025-10-09T14:18:00Z">
                  <w:rPr/>
                </w:rPrChange>
              </w:rPr>
            </w:pPr>
            <w:r w:rsidRPr="000E1472">
              <w:rPr>
                <w:b/>
                <w:bCs/>
                <w:rPrChange w:id="322" w:author="Tim Trice" w:date="2025-10-09T09:18:00Z" w16du:dateUtc="2025-10-09T14:18:00Z">
                  <w:rPr/>
                </w:rPrChange>
              </w:rPr>
              <w:t>Not Applicable</w:t>
            </w:r>
          </w:p>
        </w:tc>
      </w:tr>
      <w:tr w:rsidR="00181DD0" w14:paraId="4070AB4F" w14:textId="77777777" w:rsidTr="00DF03FD">
        <w:trPr>
          <w:jc w:val="center"/>
        </w:trPr>
        <w:tc>
          <w:tcPr>
            <w:tcW w:w="0" w:type="auto"/>
          </w:tcPr>
          <w:p w14:paraId="573D2B2A" w14:textId="77777777" w:rsidR="00181DD0" w:rsidRDefault="00000000">
            <w:pPr>
              <w:pStyle w:val="Compact"/>
            </w:pPr>
            <w:r>
              <w:t>Class I</w:t>
            </w:r>
          </w:p>
        </w:tc>
        <w:tc>
          <w:tcPr>
            <w:tcW w:w="0" w:type="auto"/>
          </w:tcPr>
          <w:p w14:paraId="60ADD583" w14:textId="77777777" w:rsidR="00181DD0" w:rsidRDefault="00181DD0">
            <w:pPr>
              <w:pStyle w:val="Compact"/>
            </w:pPr>
          </w:p>
        </w:tc>
        <w:tc>
          <w:tcPr>
            <w:tcW w:w="0" w:type="auto"/>
          </w:tcPr>
          <w:p w14:paraId="07E4E8B9" w14:textId="77777777" w:rsidR="00181DD0" w:rsidRDefault="00181DD0">
            <w:pPr>
              <w:pStyle w:val="Compact"/>
            </w:pPr>
          </w:p>
        </w:tc>
        <w:tc>
          <w:tcPr>
            <w:tcW w:w="0" w:type="auto"/>
          </w:tcPr>
          <w:p w14:paraId="73C0A46C" w14:textId="77777777" w:rsidR="00181DD0" w:rsidRDefault="00000000">
            <w:pPr>
              <w:pStyle w:val="Compact"/>
            </w:pPr>
            <w:r>
              <w:t>x</w:t>
            </w:r>
          </w:p>
        </w:tc>
      </w:tr>
      <w:tr w:rsidR="00181DD0" w14:paraId="116AB310" w14:textId="77777777" w:rsidTr="00DF03FD">
        <w:trPr>
          <w:jc w:val="center"/>
        </w:trPr>
        <w:tc>
          <w:tcPr>
            <w:tcW w:w="0" w:type="auto"/>
          </w:tcPr>
          <w:p w14:paraId="3D68DB14" w14:textId="77777777" w:rsidR="00181DD0" w:rsidRDefault="00000000">
            <w:pPr>
              <w:pStyle w:val="Compact"/>
            </w:pPr>
            <w:r>
              <w:t>Class II</w:t>
            </w:r>
          </w:p>
        </w:tc>
        <w:tc>
          <w:tcPr>
            <w:tcW w:w="0" w:type="auto"/>
          </w:tcPr>
          <w:p w14:paraId="7AA95EE3" w14:textId="77777777" w:rsidR="00181DD0" w:rsidRDefault="00181DD0">
            <w:pPr>
              <w:pStyle w:val="Compact"/>
            </w:pPr>
          </w:p>
        </w:tc>
        <w:tc>
          <w:tcPr>
            <w:tcW w:w="0" w:type="auto"/>
          </w:tcPr>
          <w:p w14:paraId="4EAA1563" w14:textId="77777777" w:rsidR="00181DD0" w:rsidRDefault="00000000">
            <w:pPr>
              <w:pStyle w:val="Compact"/>
            </w:pPr>
            <w:r>
              <w:t>x</w:t>
            </w:r>
          </w:p>
        </w:tc>
        <w:tc>
          <w:tcPr>
            <w:tcW w:w="0" w:type="auto"/>
          </w:tcPr>
          <w:p w14:paraId="6E035898" w14:textId="77777777" w:rsidR="00181DD0" w:rsidRDefault="00181DD0">
            <w:pPr>
              <w:pStyle w:val="Compact"/>
            </w:pPr>
          </w:p>
        </w:tc>
      </w:tr>
      <w:tr w:rsidR="00181DD0" w14:paraId="4C830B2A" w14:textId="77777777" w:rsidTr="00DF03FD">
        <w:trPr>
          <w:jc w:val="center"/>
        </w:trPr>
        <w:tc>
          <w:tcPr>
            <w:tcW w:w="0" w:type="auto"/>
          </w:tcPr>
          <w:p w14:paraId="45641965" w14:textId="77777777" w:rsidR="00181DD0" w:rsidRDefault="00000000">
            <w:pPr>
              <w:pStyle w:val="Compact"/>
            </w:pPr>
            <w:r>
              <w:t>Class III</w:t>
            </w:r>
          </w:p>
        </w:tc>
        <w:tc>
          <w:tcPr>
            <w:tcW w:w="0" w:type="auto"/>
          </w:tcPr>
          <w:p w14:paraId="2C2F1474" w14:textId="77777777" w:rsidR="00181DD0" w:rsidRDefault="00000000">
            <w:pPr>
              <w:pStyle w:val="Compact"/>
            </w:pPr>
            <w:r>
              <w:t>x</w:t>
            </w:r>
          </w:p>
        </w:tc>
        <w:tc>
          <w:tcPr>
            <w:tcW w:w="0" w:type="auto"/>
          </w:tcPr>
          <w:p w14:paraId="25307B09" w14:textId="77777777" w:rsidR="00181DD0" w:rsidRDefault="00181DD0">
            <w:pPr>
              <w:pStyle w:val="Compact"/>
            </w:pPr>
          </w:p>
        </w:tc>
        <w:tc>
          <w:tcPr>
            <w:tcW w:w="0" w:type="auto"/>
          </w:tcPr>
          <w:p w14:paraId="4FECDA64" w14:textId="77777777" w:rsidR="00181DD0" w:rsidRDefault="00181DD0" w:rsidP="00B06D84">
            <w:pPr>
              <w:pStyle w:val="Compact"/>
              <w:keepNext/>
            </w:pPr>
          </w:p>
        </w:tc>
      </w:tr>
    </w:tbl>
    <w:p w14:paraId="7F0F89DC" w14:textId="6ED43506" w:rsidR="00B06D84" w:rsidRDefault="00B06D84">
      <w:pPr>
        <w:pStyle w:val="Caption"/>
        <w:rPr>
          <w:ins w:id="323" w:author="Tim Trice" w:date="2025-10-09T08:50:00Z" w16du:dateUtc="2025-10-09T13:50:00Z"/>
        </w:rPr>
      </w:pPr>
      <w:ins w:id="324" w:author="Tim Trice" w:date="2025-10-09T08:50:00Z" w16du:dateUtc="2025-10-09T13:50:00Z">
        <w:r>
          <w:t xml:space="preserve">Table </w:t>
        </w:r>
        <w:r>
          <w:fldChar w:fldCharType="begin"/>
        </w:r>
        <w:r>
          <w:instrText xml:space="preserve"> SEQ Table \* ARABIC </w:instrText>
        </w:r>
      </w:ins>
      <w:r>
        <w:fldChar w:fldCharType="separate"/>
      </w:r>
      <w:ins w:id="325" w:author="Tim Trice" w:date="2025-10-09T08:50:00Z" w16du:dateUtc="2025-10-09T13:50:00Z">
        <w:r>
          <w:rPr>
            <w:noProof/>
          </w:rPr>
          <w:t>1</w:t>
        </w:r>
        <w:r>
          <w:fldChar w:fldCharType="end"/>
        </w:r>
        <w:r>
          <w:t xml:space="preserve">: </w:t>
        </w:r>
        <w:r w:rsidRPr="00506164">
          <w:t>Example table of class requirements</w:t>
        </w:r>
      </w:ins>
    </w:p>
    <w:p w14:paraId="1B20FB39" w14:textId="2033CF90" w:rsidR="00DF03FD" w:rsidRDefault="00DF03FD">
      <w:pPr>
        <w:pStyle w:val="Caption"/>
      </w:pPr>
      <w:del w:id="326" w:author="Tim Trice" w:date="2025-10-09T08:49:00Z" w16du:dateUtc="2025-10-09T13:49:00Z">
        <w:r w:rsidDel="00B06D84">
          <w:delText xml:space="preserve">Table </w:delText>
        </w:r>
        <w:r w:rsidDel="00B06D84">
          <w:fldChar w:fldCharType="begin"/>
        </w:r>
        <w:r w:rsidDel="00B06D84">
          <w:delInstrText xml:space="preserve"> SEQ Table \* ARABIC </w:delInstrText>
        </w:r>
        <w:r w:rsidDel="00B06D84">
          <w:fldChar w:fldCharType="separate"/>
        </w:r>
        <w:r w:rsidDel="00B06D84">
          <w:rPr>
            <w:noProof/>
          </w:rPr>
          <w:delText>1</w:delText>
        </w:r>
        <w:r w:rsidDel="00B06D84">
          <w:rPr>
            <w:noProof/>
          </w:rPr>
          <w:fldChar w:fldCharType="end"/>
        </w:r>
        <w:r w:rsidDel="00B06D84">
          <w:delText>Example table of class requirements</w:delText>
        </w:r>
      </w:del>
    </w:p>
    <w:p w14:paraId="4FD34143" w14:textId="77777777" w:rsidR="00181DD0" w:rsidRDefault="00000000">
      <w:pPr>
        <w:pStyle w:val="Heading3"/>
      </w:pPr>
      <w:bookmarkStart w:id="327" w:name="_Toc210895459"/>
      <w:bookmarkStart w:id="328" w:name="classification-authority"/>
      <w:bookmarkEnd w:id="314"/>
      <w:r>
        <w:lastRenderedPageBreak/>
        <w:t>Classification Authority</w:t>
      </w:r>
      <w:bookmarkEnd w:id="327"/>
    </w:p>
    <w:p w14:paraId="767B848C" w14:textId="77777777" w:rsidR="00181DD0" w:rsidRDefault="00000000">
      <w:pPr>
        <w:pStyle w:val="FirstParagraph"/>
      </w:pPr>
      <w:r>
        <w:t>The Project Manager (PM) and Market Principal (MP) shall determine project classification during project initiation.</w:t>
      </w:r>
    </w:p>
    <w:p w14:paraId="7B98ED8F" w14:textId="77777777" w:rsidR="00181DD0" w:rsidRDefault="00000000">
      <w:pPr>
        <w:pStyle w:val="Heading3"/>
      </w:pPr>
      <w:bookmarkStart w:id="329" w:name="_Toc210895460"/>
      <w:bookmarkStart w:id="330" w:name="requirements-by-class"/>
      <w:bookmarkEnd w:id="328"/>
      <w:r>
        <w:t xml:space="preserve">Requirements </w:t>
      </w:r>
      <w:proofErr w:type="gramStart"/>
      <w:r>
        <w:t>by</w:t>
      </w:r>
      <w:proofErr w:type="gramEnd"/>
      <w:r>
        <w:t xml:space="preserve"> Class</w:t>
      </w:r>
      <w:bookmarkEnd w:id="329"/>
    </w:p>
    <w:p w14:paraId="34DE8D26" w14:textId="77777777" w:rsidR="00181DD0" w:rsidRDefault="00000000">
      <w:pPr>
        <w:pStyle w:val="FirstParagraph"/>
      </w:pPr>
      <w:r>
        <w:rPr>
          <w:b/>
          <w:bCs/>
        </w:rPr>
        <w:t>Class I Requirements</w:t>
      </w:r>
    </w:p>
    <w:p w14:paraId="58D9AA91" w14:textId="63448FB3" w:rsidR="00181DD0" w:rsidRDefault="00000000">
      <w:pPr>
        <w:pStyle w:val="Compact"/>
        <w:numPr>
          <w:ilvl w:val="0"/>
          <w:numId w:val="6"/>
        </w:numPr>
      </w:pPr>
      <w:r>
        <w:t xml:space="preserve">No </w:t>
      </w:r>
      <w:del w:id="331" w:author="Tim Trice" w:date="2025-10-09T08:50:00Z" w16du:dateUtc="2025-10-09T13:50:00Z">
        <w:r w:rsidDel="00B06D84">
          <w:delText>SharePoint usage</w:delText>
        </w:r>
      </w:del>
      <w:ins w:id="332" w:author="Tim Trice" w:date="2025-10-09T08:50:00Z" w16du:dateUtc="2025-10-09T13:50:00Z">
        <w:r w:rsidR="00B06D84">
          <w:t>E</w:t>
        </w:r>
      </w:ins>
      <w:ins w:id="333" w:author="Tim Trice" w:date="2025-10-09T08:52:00Z" w16du:dateUtc="2025-10-09T13:52:00Z">
        <w:r w:rsidR="00DA094B">
          <w:t>DM</w:t>
        </w:r>
      </w:ins>
      <w:ins w:id="334" w:author="Tim Trice" w:date="2025-10-09T08:50:00Z" w16du:dateUtc="2025-10-09T13:50:00Z">
        <w:r w:rsidR="00B06D84">
          <w:t>S requirements</w:t>
        </w:r>
      </w:ins>
    </w:p>
    <w:p w14:paraId="31716C9F" w14:textId="77777777" w:rsidR="00181DD0" w:rsidRDefault="00000000">
      <w:pPr>
        <w:pStyle w:val="Compact"/>
        <w:numPr>
          <w:ilvl w:val="0"/>
          <w:numId w:val="6"/>
        </w:numPr>
      </w:pPr>
      <w:r>
        <w:t>No IM/DC personnel involvement</w:t>
      </w:r>
    </w:p>
    <w:p w14:paraId="6760D179" w14:textId="77777777" w:rsidR="00181DD0" w:rsidRDefault="00000000">
      <w:pPr>
        <w:pStyle w:val="Compact"/>
        <w:numPr>
          <w:ilvl w:val="0"/>
          <w:numId w:val="6"/>
        </w:numPr>
      </w:pPr>
      <w:r>
        <w:t>Store all project documents on Company network drive</w:t>
      </w:r>
    </w:p>
    <w:p w14:paraId="0850F444" w14:textId="6D52BFD7" w:rsidR="00181DD0" w:rsidRDefault="00000000">
      <w:pPr>
        <w:pStyle w:val="Compact"/>
        <w:numPr>
          <w:ilvl w:val="0"/>
          <w:numId w:val="6"/>
        </w:numPr>
      </w:pPr>
      <w:r>
        <w:t>Follow O → TM → POR review cycle via Bluebeam</w:t>
      </w:r>
      <w:ins w:id="335" w:author="Tim Trice" w:date="2025-10-09T08:50:00Z" w16du:dateUtc="2025-10-09T13:50:00Z">
        <w:r w:rsidR="00B06D84">
          <w:t xml:space="preserve"> (see Attachment </w:t>
        </w:r>
      </w:ins>
      <w:ins w:id="336" w:author="Tim Trice" w:date="2025-10-09T08:51:00Z" w16du:dateUtc="2025-10-09T13:51:00Z">
        <w:r w:rsidR="00B06D84">
          <w:t>1)</w:t>
        </w:r>
      </w:ins>
    </w:p>
    <w:p w14:paraId="24B777FF" w14:textId="77777777" w:rsidR="00181DD0" w:rsidRDefault="00000000">
      <w:pPr>
        <w:pStyle w:val="Compact"/>
        <w:numPr>
          <w:ilvl w:val="0"/>
          <w:numId w:val="6"/>
        </w:numPr>
      </w:pPr>
      <w:r>
        <w:t>Maintain detailed tracking and documentation of all review activities</w:t>
      </w:r>
    </w:p>
    <w:p w14:paraId="2D833A52" w14:textId="77777777" w:rsidR="00181DD0" w:rsidRDefault="00000000">
      <w:pPr>
        <w:pStyle w:val="Compact"/>
        <w:numPr>
          <w:ilvl w:val="0"/>
          <w:numId w:val="6"/>
        </w:numPr>
      </w:pPr>
      <w:r>
        <w:t>Apply Security Classification system (default “Restricted”)</w:t>
      </w:r>
    </w:p>
    <w:p w14:paraId="1E61169C" w14:textId="77777777" w:rsidR="00181DD0" w:rsidRDefault="00000000">
      <w:pPr>
        <w:pStyle w:val="FirstParagraph"/>
      </w:pPr>
      <w:r>
        <w:rPr>
          <w:b/>
          <w:bCs/>
        </w:rPr>
        <w:t>Class I Best Practices</w:t>
      </w:r>
    </w:p>
    <w:p w14:paraId="0DAD28B4" w14:textId="77777777" w:rsidR="00181DD0" w:rsidRDefault="00000000">
      <w:pPr>
        <w:pStyle w:val="Compact"/>
        <w:numPr>
          <w:ilvl w:val="0"/>
          <w:numId w:val="7"/>
        </w:numPr>
      </w:pPr>
      <w:r>
        <w:t>Implement Issue Status Codes for enhanced tracking</w:t>
      </w:r>
    </w:p>
    <w:p w14:paraId="46FF468D" w14:textId="77777777" w:rsidR="00181DD0" w:rsidRDefault="00000000">
      <w:pPr>
        <w:pStyle w:val="Compact"/>
        <w:numPr>
          <w:ilvl w:val="0"/>
          <w:numId w:val="7"/>
        </w:numPr>
      </w:pPr>
      <w:proofErr w:type="gramStart"/>
      <w:r>
        <w:t>Use</w:t>
      </w:r>
      <w:proofErr w:type="gramEnd"/>
      <w:r>
        <w:t xml:space="preserve"> formal revision numbering system</w:t>
      </w:r>
    </w:p>
    <w:p w14:paraId="4A425BCD" w14:textId="77777777" w:rsidR="00181DD0" w:rsidRDefault="00000000">
      <w:pPr>
        <w:pStyle w:val="Compact"/>
        <w:numPr>
          <w:ilvl w:val="0"/>
          <w:numId w:val="7"/>
        </w:numPr>
      </w:pPr>
      <w:r>
        <w:t>Maintain audit trail documentation</w:t>
      </w:r>
    </w:p>
    <w:p w14:paraId="6EC8935F" w14:textId="77777777" w:rsidR="00181DD0" w:rsidRDefault="00000000">
      <w:pPr>
        <w:pStyle w:val="FirstParagraph"/>
      </w:pPr>
      <w:r>
        <w:rPr>
          <w:b/>
          <w:bCs/>
        </w:rPr>
        <w:t>Class II Requirements (extends Class I)</w:t>
      </w:r>
    </w:p>
    <w:p w14:paraId="1FCAA3CB" w14:textId="77777777" w:rsidR="00181DD0" w:rsidRDefault="00000000">
      <w:pPr>
        <w:pStyle w:val="Compact"/>
        <w:numPr>
          <w:ilvl w:val="0"/>
          <w:numId w:val="8"/>
        </w:numPr>
      </w:pPr>
      <w:r>
        <w:t>IM/DC services support required</w:t>
      </w:r>
    </w:p>
    <w:p w14:paraId="3BFA5506" w14:textId="77777777" w:rsidR="00181DD0" w:rsidRDefault="00000000">
      <w:pPr>
        <w:pStyle w:val="Compact"/>
        <w:numPr>
          <w:ilvl w:val="0"/>
          <w:numId w:val="8"/>
        </w:numPr>
      </w:pPr>
      <w:r>
        <w:t>Mandatory implementation of Issue Status Codes</w:t>
      </w:r>
    </w:p>
    <w:p w14:paraId="0D9C9C74" w14:textId="77777777" w:rsidR="00181DD0" w:rsidRDefault="00000000">
      <w:pPr>
        <w:pStyle w:val="Compact"/>
        <w:numPr>
          <w:ilvl w:val="0"/>
          <w:numId w:val="8"/>
        </w:numPr>
      </w:pPr>
      <w:proofErr w:type="gramStart"/>
      <w:r>
        <w:t>Formal revision</w:t>
      </w:r>
      <w:proofErr w:type="gramEnd"/>
      <w:r>
        <w:t xml:space="preserve"> tracking and documentation</w:t>
      </w:r>
    </w:p>
    <w:p w14:paraId="4C2AB660" w14:textId="77777777" w:rsidR="00181DD0" w:rsidRDefault="00000000">
      <w:pPr>
        <w:pStyle w:val="Compact"/>
        <w:numPr>
          <w:ilvl w:val="0"/>
          <w:numId w:val="8"/>
        </w:numPr>
      </w:pPr>
      <w:r>
        <w:t>Comprehensive audit trail requirements</w:t>
      </w:r>
    </w:p>
    <w:p w14:paraId="1DA36F79" w14:textId="77777777" w:rsidR="00181DD0" w:rsidRDefault="00000000">
      <w:pPr>
        <w:pStyle w:val="Compact"/>
        <w:numPr>
          <w:ilvl w:val="0"/>
          <w:numId w:val="8"/>
        </w:numPr>
      </w:pPr>
      <w:r>
        <w:t>External stakeholder coordination protocols</w:t>
      </w:r>
    </w:p>
    <w:p w14:paraId="21F82C55" w14:textId="77777777" w:rsidR="00181DD0" w:rsidRDefault="00000000">
      <w:pPr>
        <w:pStyle w:val="Compact"/>
        <w:numPr>
          <w:ilvl w:val="0"/>
          <w:numId w:val="8"/>
        </w:numPr>
      </w:pPr>
      <w:r>
        <w:t>SharePoint for deliverables management and version control</w:t>
      </w:r>
    </w:p>
    <w:p w14:paraId="48C97545" w14:textId="77777777" w:rsidR="00181DD0" w:rsidRDefault="00000000">
      <w:pPr>
        <w:pStyle w:val="Compact"/>
        <w:numPr>
          <w:ilvl w:val="0"/>
          <w:numId w:val="8"/>
        </w:numPr>
      </w:pPr>
      <w:r>
        <w:t>Integration with Client EDMS as required</w:t>
      </w:r>
    </w:p>
    <w:p w14:paraId="73A4C156" w14:textId="77777777" w:rsidR="00181DD0" w:rsidRDefault="00000000">
      <w:pPr>
        <w:pStyle w:val="Compact"/>
        <w:numPr>
          <w:ilvl w:val="0"/>
          <w:numId w:val="8"/>
        </w:numPr>
      </w:pPr>
      <w:r>
        <w:t>Dual metadata systems when Client requirements conflict with Company requirements</w:t>
      </w:r>
    </w:p>
    <w:p w14:paraId="129A0851" w14:textId="77777777" w:rsidR="00181DD0" w:rsidRDefault="00000000">
      <w:pPr>
        <w:pStyle w:val="FirstParagraph"/>
      </w:pPr>
      <w:r>
        <w:rPr>
          <w:b/>
          <w:bCs/>
        </w:rPr>
        <w:t>Class III Requirements (extends Class I)</w:t>
      </w:r>
    </w:p>
    <w:p w14:paraId="3A3DB982" w14:textId="77777777" w:rsidR="00181DD0" w:rsidRDefault="00000000">
      <w:pPr>
        <w:pStyle w:val="Compact"/>
        <w:numPr>
          <w:ilvl w:val="0"/>
          <w:numId w:val="9"/>
        </w:numPr>
      </w:pPr>
      <w:r>
        <w:t>Complete IM/DC team involvement and oversight</w:t>
      </w:r>
    </w:p>
    <w:p w14:paraId="6D027EE6" w14:textId="77777777" w:rsidR="00181DD0" w:rsidRDefault="00000000">
      <w:pPr>
        <w:pStyle w:val="Compact"/>
        <w:numPr>
          <w:ilvl w:val="0"/>
          <w:numId w:val="9"/>
        </w:numPr>
      </w:pPr>
      <w:r>
        <w:t>Complete document management system implementation</w:t>
      </w:r>
    </w:p>
    <w:p w14:paraId="13CB331F" w14:textId="77777777" w:rsidR="00181DD0" w:rsidRDefault="00000000">
      <w:pPr>
        <w:pStyle w:val="Compact"/>
        <w:numPr>
          <w:ilvl w:val="0"/>
          <w:numId w:val="9"/>
        </w:numPr>
      </w:pPr>
      <w:r>
        <w:t>Advanced metadata tracking and reporting</w:t>
      </w:r>
    </w:p>
    <w:p w14:paraId="7574DF96" w14:textId="77777777" w:rsidR="00181DD0" w:rsidRDefault="00000000">
      <w:pPr>
        <w:pStyle w:val="Compact"/>
        <w:numPr>
          <w:ilvl w:val="0"/>
          <w:numId w:val="9"/>
        </w:numPr>
      </w:pPr>
      <w:r>
        <w:t>Complex review workflows with multiple stakeholder coordination</w:t>
      </w:r>
    </w:p>
    <w:p w14:paraId="1FB26798" w14:textId="77777777" w:rsidR="00181DD0" w:rsidRDefault="00000000">
      <w:pPr>
        <w:pStyle w:val="Compact"/>
        <w:numPr>
          <w:ilvl w:val="0"/>
          <w:numId w:val="9"/>
        </w:numPr>
      </w:pPr>
      <w:r>
        <w:t>Comprehensive audit trail and compliance documentation</w:t>
      </w:r>
    </w:p>
    <w:p w14:paraId="1A3CED7D" w14:textId="77777777" w:rsidR="00181DD0" w:rsidRDefault="00000000">
      <w:pPr>
        <w:pStyle w:val="Compact"/>
        <w:numPr>
          <w:ilvl w:val="0"/>
          <w:numId w:val="9"/>
        </w:numPr>
      </w:pPr>
      <w:r>
        <w:t>Full SharePoint implementation with advanced workflows</w:t>
      </w:r>
    </w:p>
    <w:p w14:paraId="2E6FA1E3" w14:textId="77777777" w:rsidR="00181DD0" w:rsidRDefault="00000000">
      <w:pPr>
        <w:pStyle w:val="Compact"/>
        <w:numPr>
          <w:ilvl w:val="0"/>
          <w:numId w:val="9"/>
        </w:numPr>
      </w:pPr>
      <w:r>
        <w:t>Custom reporting and dashboard capabilities</w:t>
      </w:r>
    </w:p>
    <w:p w14:paraId="0BA25444" w14:textId="77777777" w:rsidR="00181DD0" w:rsidRDefault="00000000">
      <w:pPr>
        <w:pStyle w:val="Compact"/>
        <w:numPr>
          <w:ilvl w:val="0"/>
          <w:numId w:val="9"/>
        </w:numPr>
      </w:pPr>
      <w:r>
        <w:lastRenderedPageBreak/>
        <w:t>Integration with multiple stakeholder systems as required</w:t>
      </w:r>
    </w:p>
    <w:p w14:paraId="6D875D29" w14:textId="77777777" w:rsidR="00181DD0" w:rsidRDefault="00000000">
      <w:pPr>
        <w:pStyle w:val="Heading3"/>
      </w:pPr>
      <w:bookmarkStart w:id="337" w:name="_Toc210895461"/>
      <w:bookmarkStart w:id="338" w:name="universal-requirements"/>
      <w:bookmarkEnd w:id="330"/>
      <w:r>
        <w:t>Universal Requirements</w:t>
      </w:r>
      <w:bookmarkEnd w:id="337"/>
    </w:p>
    <w:p w14:paraId="7D0DF164" w14:textId="77777777" w:rsidR="00181DD0" w:rsidRDefault="00000000">
      <w:pPr>
        <w:pStyle w:val="FirstParagraph"/>
      </w:pPr>
      <w:r>
        <w:t>All project classes shall maintain:</w:t>
      </w:r>
    </w:p>
    <w:p w14:paraId="1AF28124" w14:textId="77777777" w:rsidR="00181DD0" w:rsidRDefault="00000000">
      <w:pPr>
        <w:pStyle w:val="Compact"/>
        <w:numPr>
          <w:ilvl w:val="0"/>
          <w:numId w:val="10"/>
        </w:numPr>
      </w:pPr>
      <w:r>
        <w:t>Universal review process via Bluebeam</w:t>
      </w:r>
    </w:p>
    <w:p w14:paraId="645106A3" w14:textId="77777777" w:rsidR="00181DD0" w:rsidRDefault="00000000">
      <w:pPr>
        <w:pStyle w:val="Compact"/>
        <w:numPr>
          <w:ilvl w:val="0"/>
          <w:numId w:val="10"/>
        </w:numPr>
      </w:pPr>
      <w:r>
        <w:t>Company document numbering format compliance</w:t>
      </w:r>
    </w:p>
    <w:p w14:paraId="13787CC6" w14:textId="77777777" w:rsidR="00181DD0" w:rsidRDefault="00000000">
      <w:pPr>
        <w:pStyle w:val="Compact"/>
        <w:numPr>
          <w:ilvl w:val="0"/>
          <w:numId w:val="10"/>
        </w:numPr>
      </w:pPr>
      <w:r>
        <w:t>Security Classification system implementation</w:t>
      </w:r>
    </w:p>
    <w:p w14:paraId="10577E71" w14:textId="77777777" w:rsidR="00181DD0" w:rsidRDefault="00000000">
      <w:pPr>
        <w:pStyle w:val="Heading2"/>
      </w:pPr>
      <w:bookmarkStart w:id="339" w:name="_Toc210895462"/>
      <w:bookmarkStart w:id="340" w:name="document-classification-system"/>
      <w:bookmarkEnd w:id="310"/>
      <w:bookmarkEnd w:id="338"/>
      <w:r>
        <w:t>Document Classification System</w:t>
      </w:r>
      <w:bookmarkEnd w:id="339"/>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Change w:id="341" w:author="Tim Trice" w:date="2025-10-09T09:15:00Z" w16du:dateUtc="2025-10-09T14:15:00Z">
          <w:tblPr>
            <w:tblStyle w:val="Table"/>
            <w:tblW w:w="0" w:type="auto"/>
            <w:tblLook w:val="0020" w:firstRow="1" w:lastRow="0" w:firstColumn="0" w:lastColumn="0" w:noHBand="0" w:noVBand="0"/>
          </w:tblPr>
        </w:tblPrChange>
      </w:tblPr>
      <w:tblGrid>
        <w:gridCol w:w="1042"/>
        <w:gridCol w:w="1209"/>
        <w:gridCol w:w="1669"/>
        <w:gridCol w:w="1837"/>
        <w:tblGridChange w:id="342">
          <w:tblGrid>
            <w:gridCol w:w="1042"/>
            <w:gridCol w:w="1156"/>
            <w:gridCol w:w="53"/>
            <w:gridCol w:w="1537"/>
            <w:gridCol w:w="132"/>
            <w:gridCol w:w="1620"/>
            <w:gridCol w:w="217"/>
          </w:tblGrid>
        </w:tblGridChange>
      </w:tblGrid>
      <w:tr w:rsidR="00181DD0" w:rsidRPr="000E1472" w14:paraId="6F512685" w14:textId="77777777" w:rsidTr="00E65085">
        <w:trPr>
          <w:cnfStyle w:val="100000000000" w:firstRow="1" w:lastRow="0" w:firstColumn="0" w:lastColumn="0" w:oddVBand="0" w:evenVBand="0" w:oddHBand="0" w:evenHBand="0" w:firstRowFirstColumn="0" w:firstRowLastColumn="0" w:lastRowFirstColumn="0" w:lastRowLastColumn="0"/>
          <w:tblHeader/>
          <w:jc w:val="center"/>
          <w:trPrChange w:id="343" w:author="Tim Trice" w:date="2025-10-09T09:15:00Z" w16du:dateUtc="2025-10-09T14:15:00Z">
            <w:trPr>
              <w:gridAfter w:val="0"/>
              <w:tblHeader/>
            </w:trPr>
          </w:trPrChange>
        </w:trPr>
        <w:tc>
          <w:tcPr>
            <w:tcW w:w="0" w:type="auto"/>
            <w:tcBorders>
              <w:bottom w:val="none" w:sz="0" w:space="0" w:color="auto"/>
            </w:tcBorders>
            <w:tcPrChange w:id="344" w:author="Tim Trice" w:date="2025-10-09T09:15:00Z" w16du:dateUtc="2025-10-09T14:15:00Z">
              <w:tcPr>
                <w:tcW w:w="0" w:type="auto"/>
              </w:tcPr>
            </w:tcPrChange>
          </w:tcPr>
          <w:p w14:paraId="079A659C"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345" w:author="Tim Trice" w:date="2025-10-09T09:18:00Z" w16du:dateUtc="2025-10-09T14:18:00Z">
                  <w:rPr/>
                </w:rPrChange>
              </w:rPr>
            </w:pPr>
            <w:r w:rsidRPr="000E1472">
              <w:rPr>
                <w:b/>
                <w:bCs/>
                <w:rPrChange w:id="346" w:author="Tim Trice" w:date="2025-10-09T09:18:00Z" w16du:dateUtc="2025-10-09T14:18:00Z">
                  <w:rPr/>
                </w:rPrChange>
              </w:rPr>
              <w:t>Class</w:t>
            </w:r>
          </w:p>
        </w:tc>
        <w:tc>
          <w:tcPr>
            <w:tcW w:w="0" w:type="auto"/>
            <w:tcBorders>
              <w:bottom w:val="none" w:sz="0" w:space="0" w:color="auto"/>
            </w:tcBorders>
            <w:tcPrChange w:id="347" w:author="Tim Trice" w:date="2025-10-09T09:15:00Z" w16du:dateUtc="2025-10-09T14:15:00Z">
              <w:tcPr>
                <w:tcW w:w="0" w:type="auto"/>
              </w:tcPr>
            </w:tcPrChange>
          </w:tcPr>
          <w:p w14:paraId="4938B9C2"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348" w:author="Tim Trice" w:date="2025-10-09T09:18:00Z" w16du:dateUtc="2025-10-09T14:18:00Z">
                  <w:rPr/>
                </w:rPrChange>
              </w:rPr>
            </w:pPr>
            <w:r w:rsidRPr="000E1472">
              <w:rPr>
                <w:b/>
                <w:bCs/>
                <w:rPrChange w:id="349" w:author="Tim Trice" w:date="2025-10-09T09:18:00Z" w16du:dateUtc="2025-10-09T14:18:00Z">
                  <w:rPr/>
                </w:rPrChange>
              </w:rPr>
              <w:t>Required</w:t>
            </w:r>
          </w:p>
        </w:tc>
        <w:tc>
          <w:tcPr>
            <w:tcW w:w="0" w:type="auto"/>
            <w:tcBorders>
              <w:bottom w:val="none" w:sz="0" w:space="0" w:color="auto"/>
            </w:tcBorders>
            <w:tcPrChange w:id="350" w:author="Tim Trice" w:date="2025-10-09T09:15:00Z" w16du:dateUtc="2025-10-09T14:15:00Z">
              <w:tcPr>
                <w:tcW w:w="0" w:type="auto"/>
                <w:gridSpan w:val="2"/>
              </w:tcPr>
            </w:tcPrChange>
          </w:tcPr>
          <w:p w14:paraId="203B2823"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351" w:author="Tim Trice" w:date="2025-10-09T09:18:00Z" w16du:dateUtc="2025-10-09T14:18:00Z">
                  <w:rPr/>
                </w:rPrChange>
              </w:rPr>
            </w:pPr>
            <w:r w:rsidRPr="000E1472">
              <w:rPr>
                <w:b/>
                <w:bCs/>
                <w:rPrChange w:id="352" w:author="Tim Trice" w:date="2025-10-09T09:18:00Z" w16du:dateUtc="2025-10-09T14:18:00Z">
                  <w:rPr/>
                </w:rPrChange>
              </w:rPr>
              <w:t>Best Practice</w:t>
            </w:r>
          </w:p>
        </w:tc>
        <w:tc>
          <w:tcPr>
            <w:tcW w:w="0" w:type="auto"/>
            <w:tcBorders>
              <w:bottom w:val="none" w:sz="0" w:space="0" w:color="auto"/>
            </w:tcBorders>
            <w:tcPrChange w:id="353" w:author="Tim Trice" w:date="2025-10-09T09:15:00Z" w16du:dateUtc="2025-10-09T14:15:00Z">
              <w:tcPr>
                <w:tcW w:w="0" w:type="auto"/>
                <w:gridSpan w:val="2"/>
              </w:tcPr>
            </w:tcPrChange>
          </w:tcPr>
          <w:p w14:paraId="187F8655"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354" w:author="Tim Trice" w:date="2025-10-09T09:18:00Z" w16du:dateUtc="2025-10-09T14:18:00Z">
                  <w:rPr/>
                </w:rPrChange>
              </w:rPr>
            </w:pPr>
            <w:r w:rsidRPr="000E1472">
              <w:rPr>
                <w:b/>
                <w:bCs/>
                <w:rPrChange w:id="355" w:author="Tim Trice" w:date="2025-10-09T09:18:00Z" w16du:dateUtc="2025-10-09T14:18:00Z">
                  <w:rPr/>
                </w:rPrChange>
              </w:rPr>
              <w:t>Not Applicable</w:t>
            </w:r>
          </w:p>
        </w:tc>
      </w:tr>
      <w:tr w:rsidR="00181DD0" w14:paraId="1170BBC3" w14:textId="77777777" w:rsidTr="00E65085">
        <w:trPr>
          <w:jc w:val="center"/>
          <w:trPrChange w:id="356" w:author="Tim Trice" w:date="2025-10-09T09:15:00Z" w16du:dateUtc="2025-10-09T14:15:00Z">
            <w:trPr>
              <w:gridAfter w:val="0"/>
            </w:trPr>
          </w:trPrChange>
        </w:trPr>
        <w:tc>
          <w:tcPr>
            <w:tcW w:w="0" w:type="auto"/>
            <w:tcPrChange w:id="357" w:author="Tim Trice" w:date="2025-10-09T09:15:00Z" w16du:dateUtc="2025-10-09T14:15:00Z">
              <w:tcPr>
                <w:tcW w:w="0" w:type="auto"/>
              </w:tcPr>
            </w:tcPrChange>
          </w:tcPr>
          <w:p w14:paraId="173FACA3" w14:textId="77777777" w:rsidR="00181DD0" w:rsidRDefault="00000000">
            <w:pPr>
              <w:pStyle w:val="Compact"/>
            </w:pPr>
            <w:r>
              <w:t>Class I</w:t>
            </w:r>
          </w:p>
        </w:tc>
        <w:tc>
          <w:tcPr>
            <w:tcW w:w="0" w:type="auto"/>
            <w:tcPrChange w:id="358" w:author="Tim Trice" w:date="2025-10-09T09:15:00Z" w16du:dateUtc="2025-10-09T14:15:00Z">
              <w:tcPr>
                <w:tcW w:w="0" w:type="auto"/>
              </w:tcPr>
            </w:tcPrChange>
          </w:tcPr>
          <w:p w14:paraId="00CEA77C" w14:textId="77777777" w:rsidR="00181DD0" w:rsidRDefault="00000000">
            <w:pPr>
              <w:pStyle w:val="Compact"/>
            </w:pPr>
            <w:r>
              <w:t>x</w:t>
            </w:r>
          </w:p>
        </w:tc>
        <w:tc>
          <w:tcPr>
            <w:tcW w:w="0" w:type="auto"/>
            <w:tcPrChange w:id="359" w:author="Tim Trice" w:date="2025-10-09T09:15:00Z" w16du:dateUtc="2025-10-09T14:15:00Z">
              <w:tcPr>
                <w:tcW w:w="0" w:type="auto"/>
                <w:gridSpan w:val="2"/>
              </w:tcPr>
            </w:tcPrChange>
          </w:tcPr>
          <w:p w14:paraId="12FBF15A" w14:textId="77777777" w:rsidR="00181DD0" w:rsidRDefault="00181DD0">
            <w:pPr>
              <w:pStyle w:val="Compact"/>
            </w:pPr>
          </w:p>
        </w:tc>
        <w:tc>
          <w:tcPr>
            <w:tcW w:w="0" w:type="auto"/>
            <w:tcPrChange w:id="360" w:author="Tim Trice" w:date="2025-10-09T09:15:00Z" w16du:dateUtc="2025-10-09T14:15:00Z">
              <w:tcPr>
                <w:tcW w:w="0" w:type="auto"/>
                <w:gridSpan w:val="2"/>
              </w:tcPr>
            </w:tcPrChange>
          </w:tcPr>
          <w:p w14:paraId="6666D11A" w14:textId="77777777" w:rsidR="00181DD0" w:rsidRDefault="00181DD0">
            <w:pPr>
              <w:pStyle w:val="Compact"/>
            </w:pPr>
          </w:p>
        </w:tc>
      </w:tr>
      <w:tr w:rsidR="00181DD0" w14:paraId="46FB9D15" w14:textId="77777777" w:rsidTr="00E65085">
        <w:trPr>
          <w:jc w:val="center"/>
          <w:trPrChange w:id="361" w:author="Tim Trice" w:date="2025-10-09T09:15:00Z" w16du:dateUtc="2025-10-09T14:15:00Z">
            <w:trPr>
              <w:gridAfter w:val="0"/>
            </w:trPr>
          </w:trPrChange>
        </w:trPr>
        <w:tc>
          <w:tcPr>
            <w:tcW w:w="0" w:type="auto"/>
            <w:tcPrChange w:id="362" w:author="Tim Trice" w:date="2025-10-09T09:15:00Z" w16du:dateUtc="2025-10-09T14:15:00Z">
              <w:tcPr>
                <w:tcW w:w="0" w:type="auto"/>
              </w:tcPr>
            </w:tcPrChange>
          </w:tcPr>
          <w:p w14:paraId="2CDFD373" w14:textId="77777777" w:rsidR="00181DD0" w:rsidRDefault="00000000">
            <w:pPr>
              <w:pStyle w:val="Compact"/>
            </w:pPr>
            <w:r>
              <w:t>Class II</w:t>
            </w:r>
          </w:p>
        </w:tc>
        <w:tc>
          <w:tcPr>
            <w:tcW w:w="0" w:type="auto"/>
            <w:tcPrChange w:id="363" w:author="Tim Trice" w:date="2025-10-09T09:15:00Z" w16du:dateUtc="2025-10-09T14:15:00Z">
              <w:tcPr>
                <w:tcW w:w="0" w:type="auto"/>
              </w:tcPr>
            </w:tcPrChange>
          </w:tcPr>
          <w:p w14:paraId="21BFB1AE" w14:textId="77777777" w:rsidR="00181DD0" w:rsidRDefault="00000000">
            <w:pPr>
              <w:pStyle w:val="Compact"/>
            </w:pPr>
            <w:r>
              <w:t>x</w:t>
            </w:r>
          </w:p>
        </w:tc>
        <w:tc>
          <w:tcPr>
            <w:tcW w:w="0" w:type="auto"/>
            <w:tcPrChange w:id="364" w:author="Tim Trice" w:date="2025-10-09T09:15:00Z" w16du:dateUtc="2025-10-09T14:15:00Z">
              <w:tcPr>
                <w:tcW w:w="0" w:type="auto"/>
                <w:gridSpan w:val="2"/>
              </w:tcPr>
            </w:tcPrChange>
          </w:tcPr>
          <w:p w14:paraId="52101DF3" w14:textId="77777777" w:rsidR="00181DD0" w:rsidRDefault="00181DD0">
            <w:pPr>
              <w:pStyle w:val="Compact"/>
            </w:pPr>
          </w:p>
        </w:tc>
        <w:tc>
          <w:tcPr>
            <w:tcW w:w="0" w:type="auto"/>
            <w:tcPrChange w:id="365" w:author="Tim Trice" w:date="2025-10-09T09:15:00Z" w16du:dateUtc="2025-10-09T14:15:00Z">
              <w:tcPr>
                <w:tcW w:w="0" w:type="auto"/>
                <w:gridSpan w:val="2"/>
              </w:tcPr>
            </w:tcPrChange>
          </w:tcPr>
          <w:p w14:paraId="4F59E6E4" w14:textId="77777777" w:rsidR="00181DD0" w:rsidRDefault="00181DD0">
            <w:pPr>
              <w:pStyle w:val="Compact"/>
            </w:pPr>
          </w:p>
        </w:tc>
      </w:tr>
      <w:tr w:rsidR="00181DD0" w14:paraId="3EBB8541" w14:textId="77777777" w:rsidTr="00E65085">
        <w:trPr>
          <w:jc w:val="center"/>
          <w:trPrChange w:id="366" w:author="Tim Trice" w:date="2025-10-09T09:15:00Z" w16du:dateUtc="2025-10-09T14:15:00Z">
            <w:trPr>
              <w:gridAfter w:val="0"/>
            </w:trPr>
          </w:trPrChange>
        </w:trPr>
        <w:tc>
          <w:tcPr>
            <w:tcW w:w="0" w:type="auto"/>
            <w:tcPrChange w:id="367" w:author="Tim Trice" w:date="2025-10-09T09:15:00Z" w16du:dateUtc="2025-10-09T14:15:00Z">
              <w:tcPr>
                <w:tcW w:w="0" w:type="auto"/>
              </w:tcPr>
            </w:tcPrChange>
          </w:tcPr>
          <w:p w14:paraId="3DC609D1" w14:textId="77777777" w:rsidR="00181DD0" w:rsidRDefault="00000000">
            <w:pPr>
              <w:pStyle w:val="Compact"/>
            </w:pPr>
            <w:r>
              <w:t>Class III</w:t>
            </w:r>
          </w:p>
        </w:tc>
        <w:tc>
          <w:tcPr>
            <w:tcW w:w="0" w:type="auto"/>
            <w:tcPrChange w:id="368" w:author="Tim Trice" w:date="2025-10-09T09:15:00Z" w16du:dateUtc="2025-10-09T14:15:00Z">
              <w:tcPr>
                <w:tcW w:w="0" w:type="auto"/>
              </w:tcPr>
            </w:tcPrChange>
          </w:tcPr>
          <w:p w14:paraId="717372EF" w14:textId="77777777" w:rsidR="00181DD0" w:rsidRDefault="00000000">
            <w:pPr>
              <w:pStyle w:val="Compact"/>
            </w:pPr>
            <w:r>
              <w:t>x</w:t>
            </w:r>
          </w:p>
        </w:tc>
        <w:tc>
          <w:tcPr>
            <w:tcW w:w="0" w:type="auto"/>
            <w:tcPrChange w:id="369" w:author="Tim Trice" w:date="2025-10-09T09:15:00Z" w16du:dateUtc="2025-10-09T14:15:00Z">
              <w:tcPr>
                <w:tcW w:w="0" w:type="auto"/>
                <w:gridSpan w:val="2"/>
              </w:tcPr>
            </w:tcPrChange>
          </w:tcPr>
          <w:p w14:paraId="750D3D1F" w14:textId="77777777" w:rsidR="00181DD0" w:rsidRDefault="00181DD0">
            <w:pPr>
              <w:pStyle w:val="Compact"/>
            </w:pPr>
          </w:p>
        </w:tc>
        <w:tc>
          <w:tcPr>
            <w:tcW w:w="0" w:type="auto"/>
            <w:tcPrChange w:id="370" w:author="Tim Trice" w:date="2025-10-09T09:15:00Z" w16du:dateUtc="2025-10-09T14:15:00Z">
              <w:tcPr>
                <w:tcW w:w="0" w:type="auto"/>
                <w:gridSpan w:val="2"/>
              </w:tcPr>
            </w:tcPrChange>
          </w:tcPr>
          <w:p w14:paraId="17EEC9AC" w14:textId="77777777" w:rsidR="00181DD0" w:rsidRDefault="00181DD0">
            <w:pPr>
              <w:pStyle w:val="Compact"/>
            </w:pPr>
          </w:p>
        </w:tc>
      </w:tr>
    </w:tbl>
    <w:p w14:paraId="3AF3EA2D" w14:textId="77777777" w:rsidR="00181DD0" w:rsidRDefault="00000000">
      <w:pPr>
        <w:pStyle w:val="Heading3"/>
      </w:pPr>
      <w:bookmarkStart w:id="371" w:name="_Toc210895463"/>
      <w:bookmarkStart w:id="372" w:name="three-document-types"/>
      <w:r>
        <w:t>Three Document Types</w:t>
      </w:r>
      <w:bookmarkEnd w:id="371"/>
    </w:p>
    <w:p w14:paraId="3A6B98D7" w14:textId="77777777" w:rsidR="00181DD0" w:rsidRDefault="00000000">
      <w:pPr>
        <w:pStyle w:val="Compact"/>
        <w:numPr>
          <w:ilvl w:val="0"/>
          <w:numId w:val="11"/>
        </w:numPr>
      </w:pPr>
      <w:r>
        <w:rPr>
          <w:b/>
          <w:bCs/>
        </w:rPr>
        <w:t>Uncontrolled Documents</w:t>
      </w:r>
      <w:r>
        <w:t>: Supporting documents without formal QA/QC review</w:t>
      </w:r>
    </w:p>
    <w:p w14:paraId="4CD33770" w14:textId="77777777" w:rsidR="00181DD0" w:rsidRDefault="00000000">
      <w:pPr>
        <w:pStyle w:val="Compact"/>
        <w:numPr>
          <w:ilvl w:val="0"/>
          <w:numId w:val="11"/>
        </w:numPr>
      </w:pPr>
      <w:r>
        <w:rPr>
          <w:b/>
          <w:bCs/>
        </w:rPr>
        <w:t>Controlled Documents</w:t>
      </w:r>
      <w:r>
        <w:t>: Undergo internal review cycles but not submitted to Client (may turn into Deliverables)</w:t>
      </w:r>
    </w:p>
    <w:p w14:paraId="5E029A87" w14:textId="77777777" w:rsidR="00181DD0" w:rsidRDefault="00000000">
      <w:pPr>
        <w:pStyle w:val="Compact"/>
        <w:numPr>
          <w:ilvl w:val="0"/>
          <w:numId w:val="11"/>
        </w:numPr>
        <w:rPr>
          <w:ins w:id="373" w:author="Tim Trice" w:date="2025-10-09T09:59:00Z" w16du:dateUtc="2025-10-09T14:59:00Z"/>
        </w:rPr>
      </w:pPr>
      <w:r>
        <w:rPr>
          <w:b/>
          <w:bCs/>
        </w:rPr>
        <w:t>Deliverables</w:t>
      </w:r>
      <w:r>
        <w:t>: Thorough review process, submitted to Client on a scheduled basis</w:t>
      </w:r>
    </w:p>
    <w:p w14:paraId="38FD036D" w14:textId="77777777" w:rsidR="007D7D4D" w:rsidRDefault="007D7D4D" w:rsidP="007D7D4D">
      <w:pPr>
        <w:pStyle w:val="Compact"/>
        <w:rPr>
          <w:ins w:id="374" w:author="Tim Trice" w:date="2025-10-09T09:59:00Z" w16du:dateUtc="2025-10-09T14:59:00Z"/>
        </w:rPr>
      </w:pPr>
    </w:p>
    <w:p w14:paraId="7C0060A0" w14:textId="766CD244" w:rsidR="007D7D4D" w:rsidRDefault="007D7D4D" w:rsidP="007D7D4D">
      <w:pPr>
        <w:pStyle w:val="Heading4"/>
        <w:rPr>
          <w:ins w:id="375" w:author="Tim Trice" w:date="2025-10-09T10:00:00Z" w16du:dateUtc="2025-10-09T15:00:00Z"/>
        </w:rPr>
      </w:pPr>
      <w:ins w:id="376" w:author="Tim Trice" w:date="2025-10-09T09:59:00Z" w16du:dateUtc="2025-10-09T14:59:00Z">
        <w:r>
          <w:t>Uncontrolled Documents</w:t>
        </w:r>
      </w:ins>
    </w:p>
    <w:p w14:paraId="180E6A7D" w14:textId="10DB9B3E" w:rsidR="007D7D4D" w:rsidRDefault="007D7D4D" w:rsidP="007D7D4D">
      <w:pPr>
        <w:pStyle w:val="BodyText"/>
        <w:rPr>
          <w:ins w:id="377" w:author="Tim Trice" w:date="2025-10-09T10:02:00Z" w16du:dateUtc="2025-10-09T15:02:00Z"/>
        </w:rPr>
      </w:pPr>
      <w:ins w:id="378" w:author="Tim Trice" w:date="2025-10-09T10:00:00Z" w16du:dateUtc="2025-10-09T15:00:00Z">
        <w:r>
          <w:t xml:space="preserve">Uncontrolled documents are documentation </w:t>
        </w:r>
      </w:ins>
      <w:ins w:id="379" w:author="Tim Trice" w:date="2025-10-09T10:01:00Z" w16du:dateUtc="2025-10-09T15:01:00Z">
        <w:r>
          <w:t xml:space="preserve">generally retrieved from external resources but </w:t>
        </w:r>
        <w:proofErr w:type="gramStart"/>
        <w:r>
          <w:t>does</w:t>
        </w:r>
        <w:proofErr w:type="gramEnd"/>
        <w:r>
          <w:t xml:space="preserve"> not undergo a QA/QC review process. Such</w:t>
        </w:r>
      </w:ins>
      <w:ins w:id="380" w:author="Tim Trice" w:date="2025-10-09T10:02:00Z" w16du:dateUtc="2025-10-09T15:02:00Z">
        <w:r>
          <w:t xml:space="preserve"> examples may be a catalog, brochure, pamphlet, reference drawing, sketches, etc. </w:t>
        </w:r>
      </w:ins>
    </w:p>
    <w:p w14:paraId="529FEC72" w14:textId="0432DE0A" w:rsidR="007D7D4D" w:rsidRPr="007D7D4D" w:rsidRDefault="007D7D4D" w:rsidP="007D7D4D">
      <w:pPr>
        <w:pStyle w:val="BodyText"/>
        <w:rPr>
          <w:ins w:id="381" w:author="Tim Trice" w:date="2025-10-09T10:00:00Z" w16du:dateUtc="2025-10-09T15:00:00Z"/>
        </w:rPr>
        <w:pPrChange w:id="382" w:author="Tim Trice" w:date="2025-10-09T10:00:00Z" w16du:dateUtc="2025-10-09T15:00:00Z">
          <w:pPr>
            <w:pStyle w:val="Heading4"/>
          </w:pPr>
        </w:pPrChange>
      </w:pPr>
      <w:ins w:id="383" w:author="Tim Trice" w:date="2025-10-09T10:02:00Z" w16du:dateUtc="2025-10-09T15:02:00Z">
        <w:r>
          <w:t xml:space="preserve">Uncontrolled documentation may be attached to Controlled documentation as supporting evidence but generally </w:t>
        </w:r>
        <w:proofErr w:type="gramStart"/>
        <w:r>
          <w:t>shall</w:t>
        </w:r>
        <w:proofErr w:type="gramEnd"/>
        <w:r>
          <w:t xml:space="preserve"> not be kept </w:t>
        </w:r>
      </w:ins>
      <w:ins w:id="384" w:author="Tim Trice" w:date="2025-10-09T10:03:00Z" w16du:dateUtc="2025-10-09T15:03:00Z">
        <w:r>
          <w:t>on the network drive or treated as a controlled document or deliverable.</w:t>
        </w:r>
      </w:ins>
    </w:p>
    <w:p w14:paraId="2916F61D" w14:textId="72DBC4AB" w:rsidR="007D7D4D" w:rsidRDefault="007D7D4D" w:rsidP="007D7D4D">
      <w:pPr>
        <w:pStyle w:val="Heading4"/>
        <w:rPr>
          <w:ins w:id="385" w:author="Tim Trice" w:date="2025-10-09T10:00:00Z" w16du:dateUtc="2025-10-09T15:00:00Z"/>
        </w:rPr>
      </w:pPr>
      <w:ins w:id="386" w:author="Tim Trice" w:date="2025-10-09T10:00:00Z" w16du:dateUtc="2025-10-09T15:00:00Z">
        <w:r>
          <w:t>Controlled Documents</w:t>
        </w:r>
      </w:ins>
    </w:p>
    <w:p w14:paraId="249C0946" w14:textId="77777777" w:rsidR="007D7D4D" w:rsidRDefault="007D7D4D" w:rsidP="007D7D4D">
      <w:pPr>
        <w:pStyle w:val="BodyText"/>
        <w:rPr>
          <w:ins w:id="387" w:author="Tim Trice" w:date="2025-10-09T10:00:00Z" w16du:dateUtc="2025-10-09T15:00:00Z"/>
        </w:rPr>
      </w:pPr>
      <w:ins w:id="388" w:author="Tim Trice" w:date="2025-10-09T10:00:00Z" w16du:dateUtc="2025-10-09T15:00:00Z">
        <w:r>
          <w:t xml:space="preserve">Controlled documents are formally managed documentation that is considered vital to the project lifecycle. This documentation may undergo formal QA/QC review processes but would not be considered a Deliverable to Client. </w:t>
        </w:r>
      </w:ins>
    </w:p>
    <w:p w14:paraId="35C67F1C" w14:textId="1C3A07BC" w:rsidR="007D7D4D" w:rsidRDefault="007D7D4D" w:rsidP="007D7D4D">
      <w:pPr>
        <w:pStyle w:val="BodyText"/>
        <w:rPr>
          <w:ins w:id="389" w:author="Tim Trice" w:date="2025-10-09T10:00:00Z" w16du:dateUtc="2025-10-09T15:00:00Z"/>
        </w:rPr>
      </w:pPr>
      <w:ins w:id="390" w:author="Tim Trice" w:date="2025-10-09T10:00:00Z" w16du:dateUtc="2025-10-09T15:00:00Z">
        <w:r>
          <w:t xml:space="preserve">Such examples of this type of documentation would be correspondence (emails between Company and Client), meeting minutes, internal procedures, templates, bids, proposals, RFQs, etc. </w:t>
        </w:r>
      </w:ins>
    </w:p>
    <w:p w14:paraId="5E7A2F10" w14:textId="75A3503B" w:rsidR="007D7D4D" w:rsidRDefault="007D7D4D" w:rsidP="007D7D4D">
      <w:pPr>
        <w:pStyle w:val="BodyText"/>
        <w:rPr>
          <w:ins w:id="391" w:author="Tim Trice" w:date="2025-10-09T10:04:00Z" w16du:dateUtc="2025-10-09T15:04:00Z"/>
        </w:rPr>
      </w:pPr>
      <w:ins w:id="392" w:author="Tim Trice" w:date="2025-10-09T10:00:00Z" w16du:dateUtc="2025-10-09T15:00:00Z">
        <w:r>
          <w:t xml:space="preserve">Controlled documentation shall be kept in project EDMS when applicable to ensure project team members are always working from the most recent approved version. </w:t>
        </w:r>
        <w:r>
          <w:lastRenderedPageBreak/>
          <w:t xml:space="preserve">Working from controlled documentation outside of an EDMS is inherently risky and </w:t>
        </w:r>
        <w:proofErr w:type="gramStart"/>
        <w:r>
          <w:t>by definition considered</w:t>
        </w:r>
        <w:proofErr w:type="gramEnd"/>
        <w:r>
          <w:t xml:space="preserve"> uncontrolled.  </w:t>
        </w:r>
      </w:ins>
    </w:p>
    <w:p w14:paraId="790D5FD7" w14:textId="427EED54" w:rsidR="0017611A" w:rsidRPr="007D7D4D" w:rsidRDefault="0017611A" w:rsidP="007D7D4D">
      <w:pPr>
        <w:pStyle w:val="BodyText"/>
        <w:rPr>
          <w:ins w:id="393" w:author="Tim Trice" w:date="2025-10-09T10:00:00Z" w16du:dateUtc="2025-10-09T15:00:00Z"/>
        </w:rPr>
        <w:pPrChange w:id="394" w:author="Tim Trice" w:date="2025-10-09T10:00:00Z" w16du:dateUtc="2025-10-09T15:00:00Z">
          <w:pPr>
            <w:pStyle w:val="Heading4"/>
          </w:pPr>
        </w:pPrChange>
      </w:pPr>
      <w:ins w:id="395" w:author="Tim Trice" w:date="2025-10-09T10:04:00Z" w16du:dateUtc="2025-10-09T15:04:00Z">
        <w:r>
          <w:t xml:space="preserve">Controlled documents shall be retained on the network drive in any location </w:t>
        </w:r>
        <w:proofErr w:type="gramStart"/>
        <w:r>
          <w:t>with the exception of</w:t>
        </w:r>
        <w:proofErr w:type="gramEnd"/>
        <w:r>
          <w:t xml:space="preserve"> </w:t>
        </w:r>
        <w:proofErr w:type="gramStart"/>
        <w:r>
          <w:t>the .</w:t>
        </w:r>
        <w:proofErr w:type="gramEnd"/>
        <w:r>
          <w:t>/</w:t>
        </w:r>
      </w:ins>
      <w:ins w:id="396" w:author="Tim Trice" w:date="2025-10-09T10:05:00Z" w16du:dateUtc="2025-10-09T15:05:00Z">
        <w:r>
          <w:t>Admin/17-Deliverables folder.</w:t>
        </w:r>
      </w:ins>
    </w:p>
    <w:p w14:paraId="07841A88" w14:textId="2A55FD00" w:rsidR="007D7D4D" w:rsidRDefault="007D7D4D" w:rsidP="007D7D4D">
      <w:pPr>
        <w:pStyle w:val="Heading4"/>
        <w:rPr>
          <w:ins w:id="397" w:author="Tim Trice" w:date="2025-10-09T10:03:00Z" w16du:dateUtc="2025-10-09T15:03:00Z"/>
        </w:rPr>
      </w:pPr>
      <w:ins w:id="398" w:author="Tim Trice" w:date="2025-10-09T10:00:00Z" w16du:dateUtc="2025-10-09T15:00:00Z">
        <w:r>
          <w:t>Deliverables</w:t>
        </w:r>
      </w:ins>
    </w:p>
    <w:p w14:paraId="59F31BB8" w14:textId="6D85A4B7" w:rsidR="007D7D4D" w:rsidRDefault="007D7D4D" w:rsidP="007D7D4D">
      <w:pPr>
        <w:pStyle w:val="BodyText"/>
        <w:rPr>
          <w:ins w:id="399" w:author="Tim Trice" w:date="2025-10-09T10:08:00Z" w16du:dateUtc="2025-10-09T15:08:00Z"/>
        </w:rPr>
      </w:pPr>
      <w:ins w:id="400" w:author="Tim Trice" w:date="2025-10-09T10:03:00Z" w16du:dateUtc="2025-10-09T15:03:00Z">
        <w:r>
          <w:t xml:space="preserve">Deliverables are documentation that shall be </w:t>
        </w:r>
      </w:ins>
      <w:ins w:id="401" w:author="Tim Trice" w:date="2025-10-09T10:04:00Z" w16du:dateUtc="2025-10-09T15:04:00Z">
        <w:r>
          <w:t>submitted to Client to meet project requirements. As Controlled documents undergo QA/QC processes, so do Deliverables. The exception is that Deliverables must be reviewed and approved by Client.</w:t>
        </w:r>
      </w:ins>
    </w:p>
    <w:p w14:paraId="45D87D68" w14:textId="21B6F5CA" w:rsidR="0017611A" w:rsidRDefault="0017611A" w:rsidP="007D7D4D">
      <w:pPr>
        <w:pStyle w:val="BodyText"/>
        <w:rPr>
          <w:ins w:id="402" w:author="Tim Trice" w:date="2025-10-09T10:04:00Z" w16du:dateUtc="2025-10-09T15:04:00Z"/>
        </w:rPr>
      </w:pPr>
      <w:ins w:id="403" w:author="Tim Trice" w:date="2025-10-09T10:08:00Z" w16du:dateUtc="2025-10-09T15:08:00Z">
        <w:r>
          <w:t>The document metadata associated with Deliverables is generally set by Clients, especially for Class II projects.</w:t>
        </w:r>
      </w:ins>
      <w:ins w:id="404" w:author="Tim Trice" w:date="2025-10-09T10:09:00Z" w16du:dateUtc="2025-10-09T15:09:00Z">
        <w:r>
          <w:t xml:space="preserve"> For Class III projects, if Client does not provide information management or document control procedures or specifications, Market DC shall ensure</w:t>
        </w:r>
      </w:ins>
      <w:ins w:id="405" w:author="Tim Trice" w:date="2025-10-09T10:10:00Z" w16du:dateUtc="2025-10-09T15:10:00Z">
        <w:r>
          <w:t xml:space="preserve"> documentation may easily be differentiated as having originated from Client or </w:t>
        </w:r>
        <w:commentRangeStart w:id="406"/>
        <w:r>
          <w:t>Company</w:t>
        </w:r>
        <w:commentRangeEnd w:id="406"/>
        <w:r>
          <w:rPr>
            <w:rStyle w:val="CommentReference"/>
          </w:rPr>
          <w:commentReference w:id="406"/>
        </w:r>
        <w:r>
          <w:t xml:space="preserve">. </w:t>
        </w:r>
      </w:ins>
    </w:p>
    <w:p w14:paraId="2B8A821B" w14:textId="063550C9" w:rsidR="007D7D4D" w:rsidRPr="007D7D4D" w:rsidRDefault="0017611A" w:rsidP="007D7D4D">
      <w:pPr>
        <w:pStyle w:val="BodyText"/>
        <w:pPrChange w:id="407" w:author="Tim Trice" w:date="2025-10-09T10:03:00Z" w16du:dateUtc="2025-10-09T15:03:00Z">
          <w:pPr>
            <w:pStyle w:val="Compact"/>
            <w:numPr>
              <w:numId w:val="11"/>
            </w:numPr>
            <w:ind w:left="720" w:hanging="360"/>
          </w:pPr>
        </w:pPrChange>
      </w:pPr>
      <w:ins w:id="408" w:author="Tim Trice" w:date="2025-10-09T10:06:00Z" w16du:dateUtc="2025-10-09T15:06:00Z">
        <w:r>
          <w:t xml:space="preserve">Deliverables shall be kept in </w:t>
        </w:r>
        <w:proofErr w:type="gramStart"/>
        <w:r>
          <w:t>the .</w:t>
        </w:r>
        <w:proofErr w:type="gramEnd"/>
        <w:r>
          <w:t>/Admin/17-Deliverables folder only</w:t>
        </w:r>
      </w:ins>
      <w:ins w:id="409" w:author="Tim Trice" w:date="2025-10-09T10:08:00Z" w16du:dateUtc="2025-10-09T15:08:00Z">
        <w:r>
          <w:t>.</w:t>
        </w:r>
      </w:ins>
    </w:p>
    <w:p w14:paraId="24EF1AE4" w14:textId="77777777" w:rsidR="00181DD0" w:rsidRDefault="00000000">
      <w:pPr>
        <w:pStyle w:val="Heading2"/>
      </w:pPr>
      <w:bookmarkStart w:id="410" w:name="_Toc210895464"/>
      <w:bookmarkStart w:id="411" w:name="client-and-company-conflicts"/>
      <w:bookmarkEnd w:id="340"/>
      <w:bookmarkEnd w:id="372"/>
      <w:r>
        <w:t>Client and Company Conflicts</w:t>
      </w:r>
      <w:bookmarkEnd w:id="410"/>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Change w:id="412" w:author="Tim Trice" w:date="2025-10-09T09:16:00Z" w16du:dateUtc="2025-10-09T14:16:00Z">
          <w:tblPr>
            <w:tblStyle w:val="Table"/>
            <w:tblW w:w="0" w:type="auto"/>
            <w:tblLook w:val="0020" w:firstRow="1" w:lastRow="0" w:firstColumn="0" w:lastColumn="0" w:noHBand="0" w:noVBand="0"/>
          </w:tblPr>
        </w:tblPrChange>
      </w:tblPr>
      <w:tblGrid>
        <w:gridCol w:w="1042"/>
        <w:gridCol w:w="1209"/>
        <w:gridCol w:w="1669"/>
        <w:gridCol w:w="1837"/>
        <w:tblGridChange w:id="413">
          <w:tblGrid>
            <w:gridCol w:w="1042"/>
            <w:gridCol w:w="1156"/>
            <w:gridCol w:w="53"/>
            <w:gridCol w:w="1537"/>
            <w:gridCol w:w="132"/>
            <w:gridCol w:w="1620"/>
            <w:gridCol w:w="217"/>
          </w:tblGrid>
        </w:tblGridChange>
      </w:tblGrid>
      <w:tr w:rsidR="00181DD0" w:rsidRPr="000E1472" w14:paraId="29F71441" w14:textId="77777777" w:rsidTr="000E1472">
        <w:trPr>
          <w:cnfStyle w:val="100000000000" w:firstRow="1" w:lastRow="0" w:firstColumn="0" w:lastColumn="0" w:oddVBand="0" w:evenVBand="0" w:oddHBand="0" w:evenHBand="0" w:firstRowFirstColumn="0" w:firstRowLastColumn="0" w:lastRowFirstColumn="0" w:lastRowLastColumn="0"/>
          <w:tblHeader/>
          <w:jc w:val="center"/>
          <w:trPrChange w:id="414" w:author="Tim Trice" w:date="2025-10-09T09:16:00Z" w16du:dateUtc="2025-10-09T14:16:00Z">
            <w:trPr>
              <w:gridAfter w:val="0"/>
              <w:tblHeader/>
            </w:trPr>
          </w:trPrChange>
        </w:trPr>
        <w:tc>
          <w:tcPr>
            <w:tcW w:w="0" w:type="auto"/>
            <w:tcBorders>
              <w:bottom w:val="none" w:sz="0" w:space="0" w:color="auto"/>
            </w:tcBorders>
            <w:tcPrChange w:id="415" w:author="Tim Trice" w:date="2025-10-09T09:16:00Z" w16du:dateUtc="2025-10-09T14:16:00Z">
              <w:tcPr>
                <w:tcW w:w="0" w:type="auto"/>
              </w:tcPr>
            </w:tcPrChange>
          </w:tcPr>
          <w:p w14:paraId="03E75B3F"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16" w:author="Tim Trice" w:date="2025-10-09T09:18:00Z" w16du:dateUtc="2025-10-09T14:18:00Z">
                  <w:rPr/>
                </w:rPrChange>
              </w:rPr>
            </w:pPr>
            <w:r w:rsidRPr="000E1472">
              <w:rPr>
                <w:b/>
                <w:bCs/>
                <w:rPrChange w:id="417" w:author="Tim Trice" w:date="2025-10-09T09:18:00Z" w16du:dateUtc="2025-10-09T14:18:00Z">
                  <w:rPr/>
                </w:rPrChange>
              </w:rPr>
              <w:t>Class</w:t>
            </w:r>
          </w:p>
        </w:tc>
        <w:tc>
          <w:tcPr>
            <w:tcW w:w="0" w:type="auto"/>
            <w:tcBorders>
              <w:bottom w:val="none" w:sz="0" w:space="0" w:color="auto"/>
            </w:tcBorders>
            <w:tcPrChange w:id="418" w:author="Tim Trice" w:date="2025-10-09T09:16:00Z" w16du:dateUtc="2025-10-09T14:16:00Z">
              <w:tcPr>
                <w:tcW w:w="0" w:type="auto"/>
              </w:tcPr>
            </w:tcPrChange>
          </w:tcPr>
          <w:p w14:paraId="5DA43F20"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19" w:author="Tim Trice" w:date="2025-10-09T09:18:00Z" w16du:dateUtc="2025-10-09T14:18:00Z">
                  <w:rPr/>
                </w:rPrChange>
              </w:rPr>
            </w:pPr>
            <w:r w:rsidRPr="000E1472">
              <w:rPr>
                <w:b/>
                <w:bCs/>
                <w:rPrChange w:id="420" w:author="Tim Trice" w:date="2025-10-09T09:18:00Z" w16du:dateUtc="2025-10-09T14:18:00Z">
                  <w:rPr/>
                </w:rPrChange>
              </w:rPr>
              <w:t>Required</w:t>
            </w:r>
          </w:p>
        </w:tc>
        <w:tc>
          <w:tcPr>
            <w:tcW w:w="0" w:type="auto"/>
            <w:tcBorders>
              <w:bottom w:val="none" w:sz="0" w:space="0" w:color="auto"/>
            </w:tcBorders>
            <w:tcPrChange w:id="421" w:author="Tim Trice" w:date="2025-10-09T09:16:00Z" w16du:dateUtc="2025-10-09T14:16:00Z">
              <w:tcPr>
                <w:tcW w:w="0" w:type="auto"/>
                <w:gridSpan w:val="2"/>
              </w:tcPr>
            </w:tcPrChange>
          </w:tcPr>
          <w:p w14:paraId="01169428"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22" w:author="Tim Trice" w:date="2025-10-09T09:18:00Z" w16du:dateUtc="2025-10-09T14:18:00Z">
                  <w:rPr/>
                </w:rPrChange>
              </w:rPr>
            </w:pPr>
            <w:r w:rsidRPr="000E1472">
              <w:rPr>
                <w:b/>
                <w:bCs/>
                <w:rPrChange w:id="423" w:author="Tim Trice" w:date="2025-10-09T09:18:00Z" w16du:dateUtc="2025-10-09T14:18:00Z">
                  <w:rPr/>
                </w:rPrChange>
              </w:rPr>
              <w:t>Best Practice</w:t>
            </w:r>
          </w:p>
        </w:tc>
        <w:tc>
          <w:tcPr>
            <w:tcW w:w="0" w:type="auto"/>
            <w:tcBorders>
              <w:bottom w:val="none" w:sz="0" w:space="0" w:color="auto"/>
            </w:tcBorders>
            <w:tcPrChange w:id="424" w:author="Tim Trice" w:date="2025-10-09T09:16:00Z" w16du:dateUtc="2025-10-09T14:16:00Z">
              <w:tcPr>
                <w:tcW w:w="0" w:type="auto"/>
                <w:gridSpan w:val="2"/>
              </w:tcPr>
            </w:tcPrChange>
          </w:tcPr>
          <w:p w14:paraId="5A3E7ABA"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25" w:author="Tim Trice" w:date="2025-10-09T09:18:00Z" w16du:dateUtc="2025-10-09T14:18:00Z">
                  <w:rPr/>
                </w:rPrChange>
              </w:rPr>
            </w:pPr>
            <w:r w:rsidRPr="000E1472">
              <w:rPr>
                <w:b/>
                <w:bCs/>
                <w:rPrChange w:id="426" w:author="Tim Trice" w:date="2025-10-09T09:18:00Z" w16du:dateUtc="2025-10-09T14:18:00Z">
                  <w:rPr/>
                </w:rPrChange>
              </w:rPr>
              <w:t>Not Applicable</w:t>
            </w:r>
          </w:p>
        </w:tc>
      </w:tr>
      <w:tr w:rsidR="00181DD0" w14:paraId="63142FA0" w14:textId="77777777" w:rsidTr="000E1472">
        <w:trPr>
          <w:jc w:val="center"/>
          <w:trPrChange w:id="427" w:author="Tim Trice" w:date="2025-10-09T09:16:00Z" w16du:dateUtc="2025-10-09T14:16:00Z">
            <w:trPr>
              <w:gridAfter w:val="0"/>
            </w:trPr>
          </w:trPrChange>
        </w:trPr>
        <w:tc>
          <w:tcPr>
            <w:tcW w:w="0" w:type="auto"/>
            <w:tcPrChange w:id="428" w:author="Tim Trice" w:date="2025-10-09T09:16:00Z" w16du:dateUtc="2025-10-09T14:16:00Z">
              <w:tcPr>
                <w:tcW w:w="0" w:type="auto"/>
              </w:tcPr>
            </w:tcPrChange>
          </w:tcPr>
          <w:p w14:paraId="06D0C906" w14:textId="77777777" w:rsidR="00181DD0" w:rsidRDefault="00000000">
            <w:pPr>
              <w:pStyle w:val="Compact"/>
            </w:pPr>
            <w:r>
              <w:t>Class I</w:t>
            </w:r>
          </w:p>
        </w:tc>
        <w:tc>
          <w:tcPr>
            <w:tcW w:w="0" w:type="auto"/>
            <w:tcPrChange w:id="429" w:author="Tim Trice" w:date="2025-10-09T09:16:00Z" w16du:dateUtc="2025-10-09T14:16:00Z">
              <w:tcPr>
                <w:tcW w:w="0" w:type="auto"/>
              </w:tcPr>
            </w:tcPrChange>
          </w:tcPr>
          <w:p w14:paraId="12BCA2A1" w14:textId="77777777" w:rsidR="00181DD0" w:rsidRDefault="00181DD0">
            <w:pPr>
              <w:pStyle w:val="Compact"/>
            </w:pPr>
          </w:p>
        </w:tc>
        <w:tc>
          <w:tcPr>
            <w:tcW w:w="0" w:type="auto"/>
            <w:tcPrChange w:id="430" w:author="Tim Trice" w:date="2025-10-09T09:16:00Z" w16du:dateUtc="2025-10-09T14:16:00Z">
              <w:tcPr>
                <w:tcW w:w="0" w:type="auto"/>
                <w:gridSpan w:val="2"/>
              </w:tcPr>
            </w:tcPrChange>
          </w:tcPr>
          <w:p w14:paraId="69B7BDD9" w14:textId="7F133555" w:rsidR="00181DD0" w:rsidRDefault="001E7BE7">
            <w:pPr>
              <w:pStyle w:val="Compact"/>
            </w:pPr>
            <w:ins w:id="431" w:author="Tim Trice" w:date="2025-10-09T09:46:00Z" w16du:dateUtc="2025-10-09T14:46:00Z">
              <w:r>
                <w:t>x</w:t>
              </w:r>
            </w:ins>
          </w:p>
        </w:tc>
        <w:tc>
          <w:tcPr>
            <w:tcW w:w="0" w:type="auto"/>
            <w:tcPrChange w:id="432" w:author="Tim Trice" w:date="2025-10-09T09:16:00Z" w16du:dateUtc="2025-10-09T14:16:00Z">
              <w:tcPr>
                <w:tcW w:w="0" w:type="auto"/>
                <w:gridSpan w:val="2"/>
              </w:tcPr>
            </w:tcPrChange>
          </w:tcPr>
          <w:p w14:paraId="48FB12FC" w14:textId="77777777" w:rsidR="00181DD0" w:rsidRDefault="00000000">
            <w:pPr>
              <w:pStyle w:val="Compact"/>
            </w:pPr>
            <w:del w:id="433" w:author="Tim Trice" w:date="2025-10-09T09:46:00Z" w16du:dateUtc="2025-10-09T14:46:00Z">
              <w:r w:rsidDel="001E7BE7">
                <w:delText>x</w:delText>
              </w:r>
            </w:del>
          </w:p>
        </w:tc>
      </w:tr>
      <w:tr w:rsidR="00181DD0" w14:paraId="682BDF5D" w14:textId="77777777" w:rsidTr="000E1472">
        <w:trPr>
          <w:jc w:val="center"/>
          <w:trPrChange w:id="434" w:author="Tim Trice" w:date="2025-10-09T09:16:00Z" w16du:dateUtc="2025-10-09T14:16:00Z">
            <w:trPr>
              <w:gridAfter w:val="0"/>
            </w:trPr>
          </w:trPrChange>
        </w:trPr>
        <w:tc>
          <w:tcPr>
            <w:tcW w:w="0" w:type="auto"/>
            <w:tcPrChange w:id="435" w:author="Tim Trice" w:date="2025-10-09T09:16:00Z" w16du:dateUtc="2025-10-09T14:16:00Z">
              <w:tcPr>
                <w:tcW w:w="0" w:type="auto"/>
              </w:tcPr>
            </w:tcPrChange>
          </w:tcPr>
          <w:p w14:paraId="1874046A" w14:textId="77777777" w:rsidR="00181DD0" w:rsidRDefault="00000000">
            <w:pPr>
              <w:pStyle w:val="Compact"/>
            </w:pPr>
            <w:r>
              <w:t>Class II</w:t>
            </w:r>
          </w:p>
        </w:tc>
        <w:tc>
          <w:tcPr>
            <w:tcW w:w="0" w:type="auto"/>
            <w:tcPrChange w:id="436" w:author="Tim Trice" w:date="2025-10-09T09:16:00Z" w16du:dateUtc="2025-10-09T14:16:00Z">
              <w:tcPr>
                <w:tcW w:w="0" w:type="auto"/>
              </w:tcPr>
            </w:tcPrChange>
          </w:tcPr>
          <w:p w14:paraId="35DA1094" w14:textId="77777777" w:rsidR="00181DD0" w:rsidRDefault="00000000">
            <w:pPr>
              <w:pStyle w:val="Compact"/>
            </w:pPr>
            <w:r>
              <w:t>x</w:t>
            </w:r>
          </w:p>
        </w:tc>
        <w:tc>
          <w:tcPr>
            <w:tcW w:w="0" w:type="auto"/>
            <w:tcPrChange w:id="437" w:author="Tim Trice" w:date="2025-10-09T09:16:00Z" w16du:dateUtc="2025-10-09T14:16:00Z">
              <w:tcPr>
                <w:tcW w:w="0" w:type="auto"/>
                <w:gridSpan w:val="2"/>
              </w:tcPr>
            </w:tcPrChange>
          </w:tcPr>
          <w:p w14:paraId="09BACED7" w14:textId="77777777" w:rsidR="00181DD0" w:rsidRDefault="00181DD0">
            <w:pPr>
              <w:pStyle w:val="Compact"/>
            </w:pPr>
          </w:p>
        </w:tc>
        <w:tc>
          <w:tcPr>
            <w:tcW w:w="0" w:type="auto"/>
            <w:tcPrChange w:id="438" w:author="Tim Trice" w:date="2025-10-09T09:16:00Z" w16du:dateUtc="2025-10-09T14:16:00Z">
              <w:tcPr>
                <w:tcW w:w="0" w:type="auto"/>
                <w:gridSpan w:val="2"/>
              </w:tcPr>
            </w:tcPrChange>
          </w:tcPr>
          <w:p w14:paraId="5E9DD61C" w14:textId="77777777" w:rsidR="00181DD0" w:rsidRDefault="00181DD0">
            <w:pPr>
              <w:pStyle w:val="Compact"/>
            </w:pPr>
          </w:p>
        </w:tc>
      </w:tr>
      <w:tr w:rsidR="00181DD0" w14:paraId="7DB25DC4" w14:textId="77777777" w:rsidTr="000E1472">
        <w:trPr>
          <w:jc w:val="center"/>
          <w:trPrChange w:id="439" w:author="Tim Trice" w:date="2025-10-09T09:16:00Z" w16du:dateUtc="2025-10-09T14:16:00Z">
            <w:trPr>
              <w:gridAfter w:val="0"/>
            </w:trPr>
          </w:trPrChange>
        </w:trPr>
        <w:tc>
          <w:tcPr>
            <w:tcW w:w="0" w:type="auto"/>
            <w:tcPrChange w:id="440" w:author="Tim Trice" w:date="2025-10-09T09:16:00Z" w16du:dateUtc="2025-10-09T14:16:00Z">
              <w:tcPr>
                <w:tcW w:w="0" w:type="auto"/>
              </w:tcPr>
            </w:tcPrChange>
          </w:tcPr>
          <w:p w14:paraId="7624E1E7" w14:textId="77777777" w:rsidR="00181DD0" w:rsidRDefault="00000000">
            <w:pPr>
              <w:pStyle w:val="Compact"/>
            </w:pPr>
            <w:r>
              <w:t>Class III</w:t>
            </w:r>
          </w:p>
        </w:tc>
        <w:tc>
          <w:tcPr>
            <w:tcW w:w="0" w:type="auto"/>
            <w:tcPrChange w:id="441" w:author="Tim Trice" w:date="2025-10-09T09:16:00Z" w16du:dateUtc="2025-10-09T14:16:00Z">
              <w:tcPr>
                <w:tcW w:w="0" w:type="auto"/>
              </w:tcPr>
            </w:tcPrChange>
          </w:tcPr>
          <w:p w14:paraId="7FFB4311" w14:textId="77777777" w:rsidR="00181DD0" w:rsidRDefault="00181DD0">
            <w:pPr>
              <w:pStyle w:val="Compact"/>
            </w:pPr>
          </w:p>
        </w:tc>
        <w:tc>
          <w:tcPr>
            <w:tcW w:w="0" w:type="auto"/>
            <w:tcPrChange w:id="442" w:author="Tim Trice" w:date="2025-10-09T09:16:00Z" w16du:dateUtc="2025-10-09T14:16:00Z">
              <w:tcPr>
                <w:tcW w:w="0" w:type="auto"/>
                <w:gridSpan w:val="2"/>
              </w:tcPr>
            </w:tcPrChange>
          </w:tcPr>
          <w:p w14:paraId="6548CF98" w14:textId="77777777" w:rsidR="00181DD0" w:rsidRDefault="00000000">
            <w:pPr>
              <w:pStyle w:val="Compact"/>
            </w:pPr>
            <w:r>
              <w:t>x</w:t>
            </w:r>
          </w:p>
        </w:tc>
        <w:tc>
          <w:tcPr>
            <w:tcW w:w="0" w:type="auto"/>
            <w:tcPrChange w:id="443" w:author="Tim Trice" w:date="2025-10-09T09:16:00Z" w16du:dateUtc="2025-10-09T14:16:00Z">
              <w:tcPr>
                <w:tcW w:w="0" w:type="auto"/>
                <w:gridSpan w:val="2"/>
              </w:tcPr>
            </w:tcPrChange>
          </w:tcPr>
          <w:p w14:paraId="3550F421" w14:textId="77777777" w:rsidR="00181DD0" w:rsidRDefault="00181DD0">
            <w:pPr>
              <w:pStyle w:val="Compact"/>
            </w:pPr>
          </w:p>
        </w:tc>
      </w:tr>
    </w:tbl>
    <w:p w14:paraId="3EC428DB" w14:textId="092EC208" w:rsidR="00181DD0" w:rsidRDefault="00000000">
      <w:pPr>
        <w:pStyle w:val="BodyText"/>
      </w:pPr>
      <w:r>
        <w:t>Every controlled document shall have</w:t>
      </w:r>
      <w:del w:id="444" w:author="Tim Trice" w:date="2025-10-09T09:46:00Z" w16du:dateUtc="2025-10-09T14:46:00Z">
        <w:r w:rsidDel="001E7BE7">
          <w:delText xml:space="preserve">, at a minimum, </w:delText>
        </w:r>
      </w:del>
      <w:ins w:id="445" w:author="Tim Trice" w:date="2025-10-09T09:46:00Z" w16du:dateUtc="2025-10-09T14:46:00Z">
        <w:r w:rsidR="001E7BE7">
          <w:t xml:space="preserve"> </w:t>
        </w:r>
      </w:ins>
      <w:r>
        <w:t xml:space="preserve">a </w:t>
      </w:r>
      <w:del w:id="446" w:author="Tim Trice" w:date="2025-10-09T09:46:00Z" w16du:dateUtc="2025-10-09T14:46:00Z">
        <w:r w:rsidDel="001E7BE7">
          <w:delText xml:space="preserve">Company </w:delText>
        </w:r>
      </w:del>
      <w:ins w:id="447" w:author="Tim Trice" w:date="2025-10-09T09:46:00Z" w16du:dateUtc="2025-10-09T14:46:00Z">
        <w:r w:rsidR="001E7BE7">
          <w:t xml:space="preserve">Market </w:t>
        </w:r>
      </w:ins>
      <w:r>
        <w:t>Document Number assigned</w:t>
      </w:r>
      <w:ins w:id="448" w:author="Tim Trice" w:date="2025-10-09T09:46:00Z" w16du:dateUtc="2025-10-09T14:46:00Z">
        <w:r w:rsidR="001E7BE7">
          <w:t xml:space="preserve"> along with Market metadata</w:t>
        </w:r>
      </w:ins>
      <w:r>
        <w:t xml:space="preserve">. </w:t>
      </w:r>
      <w:del w:id="449" w:author="Tim Trice" w:date="2025-10-09T09:46:00Z" w16du:dateUtc="2025-10-09T14:46:00Z">
        <w:r w:rsidDel="001E7BE7">
          <w:delText>Where Client procedures and specifications mandate, a Client Document Number shall be used.</w:delText>
        </w:r>
      </w:del>
      <w:ins w:id="450" w:author="Tim Trice" w:date="2025-10-09T09:46:00Z" w16du:dateUtc="2025-10-09T14:46:00Z">
        <w:r w:rsidR="001E7BE7">
          <w:t>Client specifications are applicable only to</w:t>
        </w:r>
      </w:ins>
      <w:ins w:id="451" w:author="Tim Trice" w:date="2025-10-09T09:47:00Z" w16du:dateUtc="2025-10-09T14:47:00Z">
        <w:r w:rsidR="001E7BE7">
          <w:t xml:space="preserve">wards Deliverables. </w:t>
        </w:r>
      </w:ins>
    </w:p>
    <w:p w14:paraId="06602EC2" w14:textId="77777777" w:rsidR="00181DD0" w:rsidRDefault="00000000">
      <w:pPr>
        <w:pStyle w:val="BodyText"/>
      </w:pPr>
      <w:r>
        <w:t>Where metadata terms may conflict, the metadata shall be differentiated between Company and Client, respectively. For example, Company Document Number and Client Document Number would be two different metadata tags.</w:t>
      </w:r>
    </w:p>
    <w:p w14:paraId="32EE69BF" w14:textId="77777777" w:rsidR="00181DD0" w:rsidRDefault="00000000">
      <w:pPr>
        <w:pStyle w:val="BodyText"/>
      </w:pPr>
      <w:r>
        <w:t>Deliverables are not required to have a Company Document Number or other Company metadata assigned. Unless otherwise specified, only Client metadata shall be printed on the deliverable.</w:t>
      </w:r>
    </w:p>
    <w:p w14:paraId="7F5B90BC" w14:textId="77777777" w:rsidR="00181DD0" w:rsidRDefault="00000000">
      <w:pPr>
        <w:pStyle w:val="Heading2"/>
      </w:pPr>
      <w:bookmarkStart w:id="452" w:name="_Toc210895465"/>
      <w:bookmarkStart w:id="453" w:name="electronic-document-management-system"/>
      <w:bookmarkEnd w:id="411"/>
      <w:r>
        <w:t>Electronic Document Management System</w:t>
      </w:r>
      <w:bookmarkEnd w:id="452"/>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Change w:id="454" w:author="Tim Trice" w:date="2025-10-09T09:16:00Z" w16du:dateUtc="2025-10-09T14:16:00Z">
          <w:tblPr>
            <w:tblStyle w:val="Table"/>
            <w:tblW w:w="0" w:type="auto"/>
            <w:tblLook w:val="0020" w:firstRow="1" w:lastRow="0" w:firstColumn="0" w:lastColumn="0" w:noHBand="0" w:noVBand="0"/>
          </w:tblPr>
        </w:tblPrChange>
      </w:tblPr>
      <w:tblGrid>
        <w:gridCol w:w="1042"/>
        <w:gridCol w:w="1209"/>
        <w:gridCol w:w="1669"/>
        <w:gridCol w:w="1837"/>
        <w:tblGridChange w:id="455">
          <w:tblGrid>
            <w:gridCol w:w="1042"/>
            <w:gridCol w:w="1156"/>
            <w:gridCol w:w="53"/>
            <w:gridCol w:w="1537"/>
            <w:gridCol w:w="132"/>
            <w:gridCol w:w="1620"/>
            <w:gridCol w:w="217"/>
          </w:tblGrid>
        </w:tblGridChange>
      </w:tblGrid>
      <w:tr w:rsidR="00181DD0" w:rsidRPr="000E1472" w14:paraId="5FC407D6" w14:textId="77777777" w:rsidTr="000E1472">
        <w:trPr>
          <w:cnfStyle w:val="100000000000" w:firstRow="1" w:lastRow="0" w:firstColumn="0" w:lastColumn="0" w:oddVBand="0" w:evenVBand="0" w:oddHBand="0" w:evenHBand="0" w:firstRowFirstColumn="0" w:firstRowLastColumn="0" w:lastRowFirstColumn="0" w:lastRowLastColumn="0"/>
          <w:tblHeader/>
          <w:jc w:val="center"/>
          <w:trPrChange w:id="456" w:author="Tim Trice" w:date="2025-10-09T09:16:00Z" w16du:dateUtc="2025-10-09T14:16:00Z">
            <w:trPr>
              <w:gridAfter w:val="0"/>
              <w:tblHeader/>
            </w:trPr>
          </w:trPrChange>
        </w:trPr>
        <w:tc>
          <w:tcPr>
            <w:tcW w:w="0" w:type="auto"/>
            <w:tcBorders>
              <w:bottom w:val="none" w:sz="0" w:space="0" w:color="auto"/>
            </w:tcBorders>
            <w:tcPrChange w:id="457" w:author="Tim Trice" w:date="2025-10-09T09:16:00Z" w16du:dateUtc="2025-10-09T14:16:00Z">
              <w:tcPr>
                <w:tcW w:w="0" w:type="auto"/>
              </w:tcPr>
            </w:tcPrChange>
          </w:tcPr>
          <w:p w14:paraId="76CC8005"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58" w:author="Tim Trice" w:date="2025-10-09T09:17:00Z" w16du:dateUtc="2025-10-09T14:17:00Z">
                  <w:rPr/>
                </w:rPrChange>
              </w:rPr>
            </w:pPr>
            <w:r w:rsidRPr="000E1472">
              <w:rPr>
                <w:b/>
                <w:bCs/>
                <w:rPrChange w:id="459" w:author="Tim Trice" w:date="2025-10-09T09:17:00Z" w16du:dateUtc="2025-10-09T14:17:00Z">
                  <w:rPr/>
                </w:rPrChange>
              </w:rPr>
              <w:t>Class</w:t>
            </w:r>
          </w:p>
        </w:tc>
        <w:tc>
          <w:tcPr>
            <w:tcW w:w="0" w:type="auto"/>
            <w:tcBorders>
              <w:bottom w:val="none" w:sz="0" w:space="0" w:color="auto"/>
            </w:tcBorders>
            <w:tcPrChange w:id="460" w:author="Tim Trice" w:date="2025-10-09T09:16:00Z" w16du:dateUtc="2025-10-09T14:16:00Z">
              <w:tcPr>
                <w:tcW w:w="0" w:type="auto"/>
              </w:tcPr>
            </w:tcPrChange>
          </w:tcPr>
          <w:p w14:paraId="1E58263F"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61" w:author="Tim Trice" w:date="2025-10-09T09:17:00Z" w16du:dateUtc="2025-10-09T14:17:00Z">
                  <w:rPr/>
                </w:rPrChange>
              </w:rPr>
            </w:pPr>
            <w:r w:rsidRPr="000E1472">
              <w:rPr>
                <w:b/>
                <w:bCs/>
                <w:rPrChange w:id="462" w:author="Tim Trice" w:date="2025-10-09T09:17:00Z" w16du:dateUtc="2025-10-09T14:17:00Z">
                  <w:rPr/>
                </w:rPrChange>
              </w:rPr>
              <w:t>Required</w:t>
            </w:r>
          </w:p>
        </w:tc>
        <w:tc>
          <w:tcPr>
            <w:tcW w:w="0" w:type="auto"/>
            <w:tcBorders>
              <w:bottom w:val="none" w:sz="0" w:space="0" w:color="auto"/>
            </w:tcBorders>
            <w:tcPrChange w:id="463" w:author="Tim Trice" w:date="2025-10-09T09:16:00Z" w16du:dateUtc="2025-10-09T14:16:00Z">
              <w:tcPr>
                <w:tcW w:w="0" w:type="auto"/>
                <w:gridSpan w:val="2"/>
              </w:tcPr>
            </w:tcPrChange>
          </w:tcPr>
          <w:p w14:paraId="36BFFE0D"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64" w:author="Tim Trice" w:date="2025-10-09T09:17:00Z" w16du:dateUtc="2025-10-09T14:17:00Z">
                  <w:rPr/>
                </w:rPrChange>
              </w:rPr>
            </w:pPr>
            <w:r w:rsidRPr="000E1472">
              <w:rPr>
                <w:b/>
                <w:bCs/>
                <w:rPrChange w:id="465" w:author="Tim Trice" w:date="2025-10-09T09:17:00Z" w16du:dateUtc="2025-10-09T14:17:00Z">
                  <w:rPr/>
                </w:rPrChange>
              </w:rPr>
              <w:t>Best Practice</w:t>
            </w:r>
          </w:p>
        </w:tc>
        <w:tc>
          <w:tcPr>
            <w:tcW w:w="0" w:type="auto"/>
            <w:tcBorders>
              <w:bottom w:val="none" w:sz="0" w:space="0" w:color="auto"/>
            </w:tcBorders>
            <w:tcPrChange w:id="466" w:author="Tim Trice" w:date="2025-10-09T09:16:00Z" w16du:dateUtc="2025-10-09T14:16:00Z">
              <w:tcPr>
                <w:tcW w:w="0" w:type="auto"/>
                <w:gridSpan w:val="2"/>
              </w:tcPr>
            </w:tcPrChange>
          </w:tcPr>
          <w:p w14:paraId="7E821747"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467" w:author="Tim Trice" w:date="2025-10-09T09:17:00Z" w16du:dateUtc="2025-10-09T14:17:00Z">
                  <w:rPr/>
                </w:rPrChange>
              </w:rPr>
            </w:pPr>
            <w:r w:rsidRPr="000E1472">
              <w:rPr>
                <w:b/>
                <w:bCs/>
                <w:rPrChange w:id="468" w:author="Tim Trice" w:date="2025-10-09T09:17:00Z" w16du:dateUtc="2025-10-09T14:17:00Z">
                  <w:rPr/>
                </w:rPrChange>
              </w:rPr>
              <w:t>Not Applicable</w:t>
            </w:r>
          </w:p>
        </w:tc>
      </w:tr>
      <w:tr w:rsidR="00181DD0" w14:paraId="6B27F968" w14:textId="77777777" w:rsidTr="000E1472">
        <w:trPr>
          <w:jc w:val="center"/>
          <w:trPrChange w:id="469" w:author="Tim Trice" w:date="2025-10-09T09:16:00Z" w16du:dateUtc="2025-10-09T14:16:00Z">
            <w:trPr>
              <w:gridAfter w:val="0"/>
            </w:trPr>
          </w:trPrChange>
        </w:trPr>
        <w:tc>
          <w:tcPr>
            <w:tcW w:w="0" w:type="auto"/>
            <w:tcPrChange w:id="470" w:author="Tim Trice" w:date="2025-10-09T09:16:00Z" w16du:dateUtc="2025-10-09T14:16:00Z">
              <w:tcPr>
                <w:tcW w:w="0" w:type="auto"/>
              </w:tcPr>
            </w:tcPrChange>
          </w:tcPr>
          <w:p w14:paraId="7E6D7F1F" w14:textId="77777777" w:rsidR="00181DD0" w:rsidRDefault="00000000">
            <w:pPr>
              <w:pStyle w:val="Compact"/>
            </w:pPr>
            <w:r>
              <w:t>Class I</w:t>
            </w:r>
          </w:p>
        </w:tc>
        <w:tc>
          <w:tcPr>
            <w:tcW w:w="0" w:type="auto"/>
            <w:tcPrChange w:id="471" w:author="Tim Trice" w:date="2025-10-09T09:16:00Z" w16du:dateUtc="2025-10-09T14:16:00Z">
              <w:tcPr>
                <w:tcW w:w="0" w:type="auto"/>
              </w:tcPr>
            </w:tcPrChange>
          </w:tcPr>
          <w:p w14:paraId="49B2B50F" w14:textId="77777777" w:rsidR="00181DD0" w:rsidRDefault="00181DD0">
            <w:pPr>
              <w:pStyle w:val="Compact"/>
            </w:pPr>
          </w:p>
        </w:tc>
        <w:tc>
          <w:tcPr>
            <w:tcW w:w="0" w:type="auto"/>
            <w:tcPrChange w:id="472" w:author="Tim Trice" w:date="2025-10-09T09:16:00Z" w16du:dateUtc="2025-10-09T14:16:00Z">
              <w:tcPr>
                <w:tcW w:w="0" w:type="auto"/>
                <w:gridSpan w:val="2"/>
              </w:tcPr>
            </w:tcPrChange>
          </w:tcPr>
          <w:p w14:paraId="67D8D065" w14:textId="77777777" w:rsidR="00181DD0" w:rsidRDefault="00000000">
            <w:pPr>
              <w:pStyle w:val="Compact"/>
            </w:pPr>
            <w:r>
              <w:t>x</w:t>
            </w:r>
          </w:p>
        </w:tc>
        <w:tc>
          <w:tcPr>
            <w:tcW w:w="0" w:type="auto"/>
            <w:tcPrChange w:id="473" w:author="Tim Trice" w:date="2025-10-09T09:16:00Z" w16du:dateUtc="2025-10-09T14:16:00Z">
              <w:tcPr>
                <w:tcW w:w="0" w:type="auto"/>
                <w:gridSpan w:val="2"/>
              </w:tcPr>
            </w:tcPrChange>
          </w:tcPr>
          <w:p w14:paraId="03BFABA1" w14:textId="77777777" w:rsidR="00181DD0" w:rsidRDefault="00181DD0">
            <w:pPr>
              <w:pStyle w:val="Compact"/>
            </w:pPr>
          </w:p>
        </w:tc>
      </w:tr>
      <w:tr w:rsidR="00181DD0" w14:paraId="03482B85" w14:textId="77777777" w:rsidTr="000E1472">
        <w:trPr>
          <w:jc w:val="center"/>
          <w:trPrChange w:id="474" w:author="Tim Trice" w:date="2025-10-09T09:16:00Z" w16du:dateUtc="2025-10-09T14:16:00Z">
            <w:trPr>
              <w:gridAfter w:val="0"/>
            </w:trPr>
          </w:trPrChange>
        </w:trPr>
        <w:tc>
          <w:tcPr>
            <w:tcW w:w="0" w:type="auto"/>
            <w:tcPrChange w:id="475" w:author="Tim Trice" w:date="2025-10-09T09:16:00Z" w16du:dateUtc="2025-10-09T14:16:00Z">
              <w:tcPr>
                <w:tcW w:w="0" w:type="auto"/>
              </w:tcPr>
            </w:tcPrChange>
          </w:tcPr>
          <w:p w14:paraId="7797F447" w14:textId="77777777" w:rsidR="00181DD0" w:rsidRDefault="00000000">
            <w:pPr>
              <w:pStyle w:val="Compact"/>
            </w:pPr>
            <w:r>
              <w:t>Class II</w:t>
            </w:r>
          </w:p>
        </w:tc>
        <w:tc>
          <w:tcPr>
            <w:tcW w:w="0" w:type="auto"/>
            <w:tcPrChange w:id="476" w:author="Tim Trice" w:date="2025-10-09T09:16:00Z" w16du:dateUtc="2025-10-09T14:16:00Z">
              <w:tcPr>
                <w:tcW w:w="0" w:type="auto"/>
              </w:tcPr>
            </w:tcPrChange>
          </w:tcPr>
          <w:p w14:paraId="1B833E68" w14:textId="77777777" w:rsidR="00181DD0" w:rsidRDefault="00000000">
            <w:pPr>
              <w:pStyle w:val="Compact"/>
            </w:pPr>
            <w:r>
              <w:t>x</w:t>
            </w:r>
          </w:p>
        </w:tc>
        <w:tc>
          <w:tcPr>
            <w:tcW w:w="0" w:type="auto"/>
            <w:tcPrChange w:id="477" w:author="Tim Trice" w:date="2025-10-09T09:16:00Z" w16du:dateUtc="2025-10-09T14:16:00Z">
              <w:tcPr>
                <w:tcW w:w="0" w:type="auto"/>
                <w:gridSpan w:val="2"/>
              </w:tcPr>
            </w:tcPrChange>
          </w:tcPr>
          <w:p w14:paraId="14FDE3F1" w14:textId="77777777" w:rsidR="00181DD0" w:rsidRDefault="00181DD0">
            <w:pPr>
              <w:pStyle w:val="Compact"/>
            </w:pPr>
          </w:p>
        </w:tc>
        <w:tc>
          <w:tcPr>
            <w:tcW w:w="0" w:type="auto"/>
            <w:tcPrChange w:id="478" w:author="Tim Trice" w:date="2025-10-09T09:16:00Z" w16du:dateUtc="2025-10-09T14:16:00Z">
              <w:tcPr>
                <w:tcW w:w="0" w:type="auto"/>
                <w:gridSpan w:val="2"/>
              </w:tcPr>
            </w:tcPrChange>
          </w:tcPr>
          <w:p w14:paraId="6B1E44F4" w14:textId="77777777" w:rsidR="00181DD0" w:rsidRDefault="00181DD0">
            <w:pPr>
              <w:pStyle w:val="Compact"/>
            </w:pPr>
          </w:p>
        </w:tc>
      </w:tr>
      <w:tr w:rsidR="00181DD0" w14:paraId="43CADDCE" w14:textId="77777777" w:rsidTr="000E1472">
        <w:trPr>
          <w:jc w:val="center"/>
          <w:trPrChange w:id="479" w:author="Tim Trice" w:date="2025-10-09T09:16:00Z" w16du:dateUtc="2025-10-09T14:16:00Z">
            <w:trPr>
              <w:gridAfter w:val="0"/>
            </w:trPr>
          </w:trPrChange>
        </w:trPr>
        <w:tc>
          <w:tcPr>
            <w:tcW w:w="0" w:type="auto"/>
            <w:tcPrChange w:id="480" w:author="Tim Trice" w:date="2025-10-09T09:16:00Z" w16du:dateUtc="2025-10-09T14:16:00Z">
              <w:tcPr>
                <w:tcW w:w="0" w:type="auto"/>
              </w:tcPr>
            </w:tcPrChange>
          </w:tcPr>
          <w:p w14:paraId="02BA4FEF" w14:textId="77777777" w:rsidR="00181DD0" w:rsidRDefault="00000000">
            <w:pPr>
              <w:pStyle w:val="Compact"/>
            </w:pPr>
            <w:r>
              <w:t>Class III</w:t>
            </w:r>
          </w:p>
        </w:tc>
        <w:tc>
          <w:tcPr>
            <w:tcW w:w="0" w:type="auto"/>
            <w:tcPrChange w:id="481" w:author="Tim Trice" w:date="2025-10-09T09:16:00Z" w16du:dateUtc="2025-10-09T14:16:00Z">
              <w:tcPr>
                <w:tcW w:w="0" w:type="auto"/>
              </w:tcPr>
            </w:tcPrChange>
          </w:tcPr>
          <w:p w14:paraId="4099234C" w14:textId="77777777" w:rsidR="00181DD0" w:rsidRDefault="00000000">
            <w:pPr>
              <w:pStyle w:val="Compact"/>
            </w:pPr>
            <w:r>
              <w:t>x</w:t>
            </w:r>
          </w:p>
        </w:tc>
        <w:tc>
          <w:tcPr>
            <w:tcW w:w="0" w:type="auto"/>
            <w:tcPrChange w:id="482" w:author="Tim Trice" w:date="2025-10-09T09:16:00Z" w16du:dateUtc="2025-10-09T14:16:00Z">
              <w:tcPr>
                <w:tcW w:w="0" w:type="auto"/>
                <w:gridSpan w:val="2"/>
              </w:tcPr>
            </w:tcPrChange>
          </w:tcPr>
          <w:p w14:paraId="4DEBF02C" w14:textId="77777777" w:rsidR="00181DD0" w:rsidRDefault="00181DD0">
            <w:pPr>
              <w:pStyle w:val="Compact"/>
            </w:pPr>
          </w:p>
        </w:tc>
        <w:tc>
          <w:tcPr>
            <w:tcW w:w="0" w:type="auto"/>
            <w:tcPrChange w:id="483" w:author="Tim Trice" w:date="2025-10-09T09:16:00Z" w16du:dateUtc="2025-10-09T14:16:00Z">
              <w:tcPr>
                <w:tcW w:w="0" w:type="auto"/>
                <w:gridSpan w:val="2"/>
              </w:tcPr>
            </w:tcPrChange>
          </w:tcPr>
          <w:p w14:paraId="6F69AAD0" w14:textId="77777777" w:rsidR="00181DD0" w:rsidRDefault="00181DD0">
            <w:pPr>
              <w:pStyle w:val="Compact"/>
            </w:pPr>
          </w:p>
        </w:tc>
      </w:tr>
    </w:tbl>
    <w:p w14:paraId="58AC0592" w14:textId="77777777" w:rsidR="00181DD0" w:rsidRDefault="00000000">
      <w:pPr>
        <w:pStyle w:val="BodyText"/>
      </w:pPr>
      <w:r>
        <w:t xml:space="preserve">An Electronic Document Management System (EDMS) is a location where data and documentation related to specific projects is stored for access by project members. </w:t>
      </w:r>
      <w:r>
        <w:lastRenderedPageBreak/>
        <w:t>Unless otherwise specified, the chosen EDMS for Market projects shall be a single SharePoint 365 Site (SharePoint). The EDMS shall be set up to utilize the built-in functionality of SharePoint without the use of 3rd party resources. However, 3rd party resources may be used to build reports and dashboards and conduct audits on a scheduled basis.</w:t>
      </w:r>
    </w:p>
    <w:p w14:paraId="5A5E94CB" w14:textId="77777777" w:rsidR="00181DD0" w:rsidRDefault="00000000">
      <w:pPr>
        <w:pStyle w:val="BodyText"/>
      </w:pPr>
      <w:r>
        <w:t>All deliverables shall be stored in the Deliverables library within SharePoint. Additional folders may exist within the Deliverables library based on confidentiality requirements.</w:t>
      </w:r>
    </w:p>
    <w:p w14:paraId="797F1904" w14:textId="77777777" w:rsidR="00181DD0" w:rsidRDefault="00000000">
      <w:pPr>
        <w:pStyle w:val="BodyText"/>
      </w:pPr>
      <w:r>
        <w:t>The EDMS shall be considered the sole source of truth for Project data and documentation. Any data or controlled documents not within the EDMS shall be considered obsolete and out of date.</w:t>
      </w:r>
    </w:p>
    <w:p w14:paraId="1BEFB687" w14:textId="77777777" w:rsidR="00181DD0" w:rsidRDefault="00000000">
      <w:pPr>
        <w:pStyle w:val="BodyText"/>
      </w:pPr>
      <w:r>
        <w:t xml:space="preserve">All documentation within the EDMS shall contain a Document Number. </w:t>
      </w:r>
      <w:proofErr w:type="gramStart"/>
      <w:r>
        <w:t>With the exception of</w:t>
      </w:r>
      <w:proofErr w:type="gramEnd"/>
      <w:r>
        <w:t xml:space="preserve"> transmittals, all documentation shall also have a Document Revision, Document Revision Date, and Issue Status Code. Additional metadata may also be populated to aid in identifying and differentiating deliverables, as well as </w:t>
      </w:r>
      <w:proofErr w:type="gramStart"/>
      <w:r>
        <w:t>provide</w:t>
      </w:r>
      <w:proofErr w:type="gramEnd"/>
      <w:r>
        <w:t xml:space="preserve"> scheduling details.</w:t>
      </w:r>
    </w:p>
    <w:p w14:paraId="563A071F" w14:textId="77777777" w:rsidR="00181DD0" w:rsidRDefault="00000000">
      <w:pPr>
        <w:pStyle w:val="Heading3"/>
      </w:pPr>
      <w:bookmarkStart w:id="484" w:name="_Toc210895466"/>
      <w:bookmarkStart w:id="485" w:name="sharepoint"/>
      <w:r>
        <w:t>SharePoint</w:t>
      </w:r>
      <w:bookmarkEnd w:id="484"/>
    </w:p>
    <w:p w14:paraId="0B30254E" w14:textId="0D4F4651" w:rsidR="00181DD0" w:rsidRDefault="00000000">
      <w:pPr>
        <w:pStyle w:val="FirstParagraph"/>
      </w:pPr>
      <w:r>
        <w:t xml:space="preserve">Unless otherwise specified, SharePoint is the chosen EDMS for Project-controlled documentation. SharePoint allows the creation of document libraries along with storing relevant metadata for each document. All deliverables shall be stored in the EDMS. All documents shall also have required metadata fields as listed in </w:t>
      </w:r>
      <w:hyperlink w:anchor="_Document_Metadata" w:history="1">
        <w:r w:rsidR="001A368F" w:rsidRPr="001A368F">
          <w:rPr>
            <w:rStyle w:val="Hyperlink"/>
          </w:rPr>
          <w:t>Document Metadata</w:t>
        </w:r>
      </w:hyperlink>
      <w:r>
        <w:t xml:space="preserve"> populated.</w:t>
      </w:r>
    </w:p>
    <w:p w14:paraId="5113CA2C" w14:textId="77777777" w:rsidR="00181DD0" w:rsidRDefault="00000000">
      <w:pPr>
        <w:pStyle w:val="BodyText"/>
      </w:pPr>
      <w:r>
        <w:t xml:space="preserve">Any </w:t>
      </w:r>
      <w:proofErr w:type="gramStart"/>
      <w:r>
        <w:t>deliverable</w:t>
      </w:r>
      <w:proofErr w:type="gramEnd"/>
      <w:r>
        <w:t xml:space="preserve"> not in EDMS shall be considered unreliable and out-of-date.</w:t>
      </w:r>
    </w:p>
    <w:p w14:paraId="7F3FD398" w14:textId="77777777" w:rsidR="00181DD0" w:rsidRDefault="00000000">
      <w:pPr>
        <w:pStyle w:val="BodyText"/>
      </w:pPr>
      <w:r>
        <w:t xml:space="preserve">Every </w:t>
      </w:r>
      <w:proofErr w:type="gramStart"/>
      <w:r>
        <w:t>deliverable</w:t>
      </w:r>
      <w:proofErr w:type="gramEnd"/>
      <w:r>
        <w:t xml:space="preserve"> shall have a filename identical to </w:t>
      </w:r>
      <w:proofErr w:type="spellStart"/>
      <w:proofErr w:type="gramStart"/>
      <w:r>
        <w:t>it’s</w:t>
      </w:r>
      <w:proofErr w:type="spellEnd"/>
      <w:proofErr w:type="gramEnd"/>
      <w:r>
        <w:t xml:space="preserve"> document number. Only alphanumeric, dash, and space characters are permitted.</w:t>
      </w:r>
    </w:p>
    <w:p w14:paraId="4EA577B6" w14:textId="77777777" w:rsidR="00181DD0" w:rsidRDefault="00000000">
      <w:pPr>
        <w:pStyle w:val="BodyText"/>
      </w:pPr>
      <w:r>
        <w:t>Every document shall be in native format. Once a document is finalized for an internal review cycle, an identical PDF must be produced and stored in EDMS. All metadata, regardless of file format, must be identical per document.</w:t>
      </w:r>
    </w:p>
    <w:p w14:paraId="3CEE66F2" w14:textId="77777777" w:rsidR="00181DD0" w:rsidRDefault="00000000">
      <w:pPr>
        <w:pStyle w:val="Heading4"/>
      </w:pPr>
      <w:bookmarkStart w:id="486" w:name="libraries"/>
      <w:r>
        <w:t>Libraries</w:t>
      </w:r>
    </w:p>
    <w:p w14:paraId="20F025FC" w14:textId="77777777" w:rsidR="00181DD0" w:rsidRDefault="00000000">
      <w:pPr>
        <w:pStyle w:val="Heading5"/>
        <w:rPr>
          <w:ins w:id="487" w:author="Tim Trice" w:date="2025-10-09T09:51:00Z" w16du:dateUtc="2025-10-09T14:51:00Z"/>
        </w:rPr>
      </w:pPr>
      <w:bookmarkStart w:id="488" w:name="controlled"/>
      <w:commentRangeStart w:id="489"/>
      <w:r>
        <w:t>Controlled</w:t>
      </w:r>
      <w:commentRangeEnd w:id="489"/>
      <w:r w:rsidR="004F303C">
        <w:rPr>
          <w:rStyle w:val="CommentReference"/>
          <w:rFonts w:eastAsiaTheme="minorHAnsi" w:cstheme="minorBidi"/>
          <w:color w:val="auto"/>
        </w:rPr>
        <w:commentReference w:id="489"/>
      </w:r>
    </w:p>
    <w:p w14:paraId="1BDD8850" w14:textId="5221BFF2" w:rsidR="00113857" w:rsidRPr="00113857" w:rsidDel="007D7D4D" w:rsidRDefault="00113857" w:rsidP="00113857">
      <w:pPr>
        <w:pStyle w:val="BodyText"/>
        <w:rPr>
          <w:del w:id="490" w:author="Tim Trice" w:date="2025-10-09T09:59:00Z" w16du:dateUtc="2025-10-09T14:59:00Z"/>
        </w:rPr>
        <w:pPrChange w:id="491" w:author="Tim Trice" w:date="2025-10-09T09:51:00Z" w16du:dateUtc="2025-10-09T14:51:00Z">
          <w:pPr>
            <w:pStyle w:val="Heading5"/>
          </w:pPr>
        </w:pPrChange>
      </w:pPr>
    </w:p>
    <w:p w14:paraId="41858AD4" w14:textId="77777777" w:rsidR="00181DD0" w:rsidRDefault="00000000">
      <w:pPr>
        <w:pStyle w:val="Heading5"/>
      </w:pPr>
      <w:bookmarkStart w:id="492" w:name="deliverables"/>
      <w:bookmarkEnd w:id="488"/>
      <w:r>
        <w:t>Deliverables</w:t>
      </w:r>
    </w:p>
    <w:p w14:paraId="3B2BBEC2" w14:textId="77777777" w:rsidR="00181DD0" w:rsidRDefault="00000000">
      <w:pPr>
        <w:pStyle w:val="FirstParagraph"/>
      </w:pPr>
      <w:r>
        <w:t xml:space="preserve">Deliverables </w:t>
      </w:r>
      <w:proofErr w:type="gramStart"/>
      <w:r>
        <w:t>is</w:t>
      </w:r>
      <w:proofErr w:type="gramEnd"/>
      <w:r>
        <w:t xml:space="preserve"> a EDMS folder (henceforth referred to as “Library”) considered the primary repository for all deliverables within EDMS. Library shall contain all controlled project deliverables and associated documentation (i.e., transmittals, reviewed deliverables, etc.).</w:t>
      </w:r>
    </w:p>
    <w:p w14:paraId="1841E6DB" w14:textId="4879F02C" w:rsidR="00181DD0" w:rsidRDefault="00000000">
      <w:pPr>
        <w:pStyle w:val="BodyText"/>
      </w:pPr>
      <w:r>
        <w:t>See</w:t>
      </w:r>
      <w:r w:rsidR="001A368F">
        <w:t xml:space="preserve"> </w:t>
      </w:r>
      <w:hyperlink w:anchor="_Document_Metadata" w:history="1">
        <w:r w:rsidR="001A368F" w:rsidRPr="001A368F">
          <w:rPr>
            <w:rStyle w:val="Hyperlink"/>
          </w:rPr>
          <w:t>Document Metadata</w:t>
        </w:r>
      </w:hyperlink>
      <w:r>
        <w:t xml:space="preserve"> for required metadata that shall be tracked and maintained.</w:t>
      </w:r>
    </w:p>
    <w:p w14:paraId="334212E3" w14:textId="77777777" w:rsidR="00181DD0" w:rsidRDefault="00000000">
      <w:pPr>
        <w:pStyle w:val="Heading4"/>
      </w:pPr>
      <w:bookmarkStart w:id="493" w:name="versioning"/>
      <w:bookmarkEnd w:id="486"/>
      <w:bookmarkEnd w:id="492"/>
      <w:r>
        <w:lastRenderedPageBreak/>
        <w:t>Versioning</w:t>
      </w:r>
    </w:p>
    <w:p w14:paraId="08DB5234" w14:textId="77777777" w:rsidR="00181DD0" w:rsidRDefault="00000000">
      <w:pPr>
        <w:pStyle w:val="FirstParagraph"/>
      </w:pPr>
      <w:r>
        <w:t>Library must have versioning enabled, including minor versioning.</w:t>
      </w:r>
    </w:p>
    <w:p w14:paraId="60ED5028" w14:textId="77777777" w:rsidR="00181DD0" w:rsidRDefault="00000000">
      <w:pPr>
        <w:pStyle w:val="BodyText"/>
      </w:pPr>
      <w:r>
        <w:t xml:space="preserve">Major versioning uses natural numbers (i.e., 1, 2, </w:t>
      </w:r>
      <w:proofErr w:type="gramStart"/>
      <w:r>
        <w:t>…,  ∞</w:t>
      </w:r>
      <w:proofErr w:type="gramEnd"/>
      <w:r>
        <w:t>). Major versioning shall be used to identify when a new revision has been released for transmittal to Client, or when a deliverable review period has ended and comments closed.</w:t>
      </w:r>
    </w:p>
    <w:p w14:paraId="0B290260" w14:textId="77777777" w:rsidR="00181DD0" w:rsidRDefault="00000000">
      <w:pPr>
        <w:pStyle w:val="BodyText"/>
      </w:pPr>
      <w:r>
        <w:t xml:space="preserve">Minor versions are those which SharePoint tracks to monitor changes to a </w:t>
      </w:r>
      <w:proofErr w:type="gramStart"/>
      <w:r>
        <w:t>deliverable</w:t>
      </w:r>
      <w:proofErr w:type="gramEnd"/>
      <w:r>
        <w:t xml:space="preserve"> between major revisions. Minor versions are rational numbers (i.e., 0.1, 0.2, 1.1, 1.2, 1.3, </w:t>
      </w:r>
      <w:proofErr w:type="gramStart"/>
      <w:r>
        <w:t>…,  ∞</w:t>
      </w:r>
      <w:proofErr w:type="gramEnd"/>
      <w:r>
        <w:t>).</w:t>
      </w:r>
    </w:p>
    <w:p w14:paraId="3F4CC94F" w14:textId="77777777" w:rsidR="00181DD0" w:rsidRDefault="00000000">
      <w:pPr>
        <w:pStyle w:val="BodyText"/>
      </w:pPr>
      <w:r>
        <w:t>Versioning shall not be confused with a revision; both fields are independent. Version numbers are a SharePoint tag simply used to track the entire history of a document regardless of review cycles.</w:t>
      </w:r>
    </w:p>
    <w:p w14:paraId="7FD3AA85" w14:textId="77777777" w:rsidR="00181DD0" w:rsidRDefault="00000000">
      <w:pPr>
        <w:pStyle w:val="Heading5"/>
      </w:pPr>
      <w:bookmarkStart w:id="494" w:name="minor-versions"/>
      <w:r>
        <w:t>Minor Versions</w:t>
      </w:r>
    </w:p>
    <w:p w14:paraId="7641B3D0" w14:textId="77777777" w:rsidR="00181DD0" w:rsidRDefault="00000000">
      <w:pPr>
        <w:pStyle w:val="FirstParagraph"/>
      </w:pPr>
      <w:r>
        <w:t xml:space="preserve">Minor versions are kept </w:t>
      </w:r>
      <w:proofErr w:type="gramStart"/>
      <w:r>
        <w:t>to record</w:t>
      </w:r>
      <w:proofErr w:type="gramEnd"/>
      <w:r>
        <w:t xml:space="preserve"> changes to a document or its metadata in between revision cycles. Such metadata could be forecast issue dates, document title modifications, or other metadata that does not directly impact the status of a document. A document with a minor version (e.g., 0.4, 1.3, 3.9, etc.) is a document that has been revised since it’s last official release and shall be considered “NOI” - Not Officially Issued.</w:t>
      </w:r>
    </w:p>
    <w:p w14:paraId="519C2A5F" w14:textId="77777777" w:rsidR="00181DD0" w:rsidRDefault="00000000">
      <w:pPr>
        <w:pStyle w:val="BodyText"/>
      </w:pPr>
      <w:r>
        <w:t>When a document has been transmitted the version history shall be flattened to preserve storage space unless project specifications require maintaining this history.</w:t>
      </w:r>
    </w:p>
    <w:p w14:paraId="6F12696F" w14:textId="77777777" w:rsidR="00181DD0" w:rsidRDefault="00000000">
      <w:pPr>
        <w:pStyle w:val="Heading4"/>
      </w:pPr>
      <w:bookmarkStart w:id="495" w:name="access"/>
      <w:bookmarkEnd w:id="493"/>
      <w:bookmarkEnd w:id="494"/>
      <w:r>
        <w:t>Access</w:t>
      </w:r>
    </w:p>
    <w:p w14:paraId="3063A8E2" w14:textId="77777777" w:rsidR="00181DD0" w:rsidRDefault="00000000">
      <w:pPr>
        <w:pStyle w:val="FirstParagraph"/>
      </w:pPr>
      <w:r>
        <w:t>Access shall be granted based on the Class of a project and Security Classification of the document. The staff of Clients, Contractors, and Subcontractors may be granted access as requested by Project management.</w:t>
      </w:r>
    </w:p>
    <w:p w14:paraId="7A52ACC1" w14:textId="77777777" w:rsidR="00181DD0" w:rsidRDefault="00000000">
      <w:pPr>
        <w:pStyle w:val="BodyText"/>
      </w:pPr>
      <w:r>
        <w:t>Project Document Control shall create an Access Log, treated as a controlled document. This log shall be maintained by Document Control to identify user access including names, email addresses, level of confidentiality and other contact information.</w:t>
      </w:r>
    </w:p>
    <w:p w14:paraId="50BA7354" w14:textId="77777777" w:rsidR="00181DD0" w:rsidRDefault="00000000">
      <w:pPr>
        <w:pStyle w:val="BodyText"/>
      </w:pPr>
      <w:r>
        <w:t xml:space="preserve">By default, users should be added as a Visitor for </w:t>
      </w:r>
      <w:proofErr w:type="gramStart"/>
      <w:r>
        <w:t>read-access</w:t>
      </w:r>
      <w:proofErr w:type="gramEnd"/>
      <w:r>
        <w:t xml:space="preserve"> only.</w:t>
      </w:r>
    </w:p>
    <w:p w14:paraId="1BE74A3D" w14:textId="77777777" w:rsidR="00181DD0" w:rsidRDefault="00000000">
      <w:pPr>
        <w:pStyle w:val="BodyText"/>
      </w:pPr>
      <w:r>
        <w:t xml:space="preserve">The Information Management team shall be given Admin rights to SharePoint, or as Hanson IT policy permits. Outside of Information Management, no member shall have privileges beyond </w:t>
      </w:r>
      <w:proofErr w:type="gramStart"/>
      <w:r>
        <w:t>read-access</w:t>
      </w:r>
      <w:proofErr w:type="gramEnd"/>
      <w:r>
        <w:t xml:space="preserve"> </w:t>
      </w:r>
      <w:proofErr w:type="gramStart"/>
      <w:r>
        <w:t>in order to</w:t>
      </w:r>
      <w:proofErr w:type="gramEnd"/>
      <w:r>
        <w:t xml:space="preserve"> protect the integrity of SharePoint.</w:t>
      </w:r>
    </w:p>
    <w:p w14:paraId="1317CF25" w14:textId="77777777" w:rsidR="00181DD0" w:rsidRDefault="00000000">
      <w:pPr>
        <w:pStyle w:val="Heading4"/>
      </w:pPr>
      <w:bookmarkStart w:id="496" w:name="checking-out-and-checking-in-a-document"/>
      <w:bookmarkEnd w:id="495"/>
      <w:r>
        <w:t xml:space="preserve">Checking Out and Checking </w:t>
      </w:r>
      <w:proofErr w:type="gramStart"/>
      <w:r>
        <w:t>In</w:t>
      </w:r>
      <w:proofErr w:type="gramEnd"/>
      <w:r>
        <w:t xml:space="preserve"> a Document</w:t>
      </w:r>
    </w:p>
    <w:p w14:paraId="13726EC6" w14:textId="77777777" w:rsidR="00181DD0" w:rsidRDefault="00000000">
      <w:pPr>
        <w:pStyle w:val="FirstParagraph"/>
      </w:pPr>
      <w:r>
        <w:t xml:space="preserve">Members with read-only access are unable to </w:t>
      </w:r>
      <w:proofErr w:type="gramStart"/>
      <w:r>
        <w:t>check out</w:t>
      </w:r>
      <w:proofErr w:type="gramEnd"/>
      <w:r>
        <w:t xml:space="preserve"> documentation.</w:t>
      </w:r>
    </w:p>
    <w:p w14:paraId="28105B7A" w14:textId="77777777" w:rsidR="00181DD0" w:rsidRDefault="00000000">
      <w:pPr>
        <w:pStyle w:val="Heading5"/>
      </w:pPr>
      <w:bookmarkStart w:id="497" w:name="publishing-deliverables"/>
      <w:r>
        <w:lastRenderedPageBreak/>
        <w:t>Publishing Deliverables</w:t>
      </w:r>
    </w:p>
    <w:p w14:paraId="16921DFB" w14:textId="77777777" w:rsidR="00181DD0" w:rsidRDefault="00000000">
      <w:pPr>
        <w:pStyle w:val="FirstParagraph"/>
      </w:pPr>
      <w:r>
        <w:t xml:space="preserve">When a </w:t>
      </w:r>
      <w:proofErr w:type="gramStart"/>
      <w:r>
        <w:t>deliverable</w:t>
      </w:r>
      <w:proofErr w:type="gramEnd"/>
      <w:r>
        <w:t xml:space="preserve"> is transmitted the document must be published to create a major version. A published document must contain the transmittal to which the document and </w:t>
      </w:r>
      <w:proofErr w:type="gramStart"/>
      <w:r>
        <w:t>it’s</w:t>
      </w:r>
      <w:proofErr w:type="gramEnd"/>
      <w:r>
        <w:t xml:space="preserve"> respective revision belong.</w:t>
      </w:r>
    </w:p>
    <w:p w14:paraId="3115870F" w14:textId="4C744A56" w:rsidR="00181DD0" w:rsidRDefault="00000000" w:rsidP="004F303C">
      <w:pPr>
        <w:pStyle w:val="Heading3"/>
      </w:pPr>
      <w:bookmarkStart w:id="498" w:name="_Toc210895467"/>
      <w:bookmarkStart w:id="499" w:name="network-server-i-drive"/>
      <w:bookmarkEnd w:id="485"/>
      <w:bookmarkEnd w:id="496"/>
      <w:bookmarkEnd w:id="497"/>
      <w:r>
        <w:t>Network Server (</w:t>
      </w:r>
      <w:proofErr w:type="spellStart"/>
      <w:r>
        <w:t>i</w:t>
      </w:r>
      <w:proofErr w:type="spellEnd"/>
      <w:r>
        <w:t>-</w:t>
      </w:r>
      <w:commentRangeStart w:id="500"/>
      <w:r>
        <w:t>drive</w:t>
      </w:r>
      <w:commentRangeEnd w:id="500"/>
      <w:r w:rsidR="004F303C">
        <w:rPr>
          <w:rStyle w:val="CommentReference"/>
          <w:rFonts w:eastAsiaTheme="minorHAnsi" w:cstheme="minorBidi"/>
          <w:color w:val="auto"/>
        </w:rPr>
        <w:commentReference w:id="500"/>
      </w:r>
      <w:r>
        <w:t>)</w:t>
      </w:r>
      <w:bookmarkEnd w:id="498"/>
    </w:p>
    <w:p w14:paraId="21EB0592" w14:textId="77777777" w:rsidR="00181DD0" w:rsidRDefault="00000000">
      <w:pPr>
        <w:pStyle w:val="FirstParagraph"/>
      </w:pPr>
      <w:r>
        <w:t xml:space="preserve">Deliverables stored within SharePoint shall be backed up on Project’s shared drive, commonly referred to as the </w:t>
      </w:r>
      <w:proofErr w:type="spellStart"/>
      <w:r>
        <w:t>i</w:t>
      </w:r>
      <w:proofErr w:type="spellEnd"/>
      <w:r>
        <w:t xml:space="preserve">-drive. This folder, “17-Deliverables”, is located directly under the </w:t>
      </w:r>
      <w:proofErr w:type="gramStart"/>
      <w:r>
        <w:t>Admin</w:t>
      </w:r>
      <w:proofErr w:type="gramEnd"/>
      <w:r>
        <w:t xml:space="preserve"> directory within the project folder.</w:t>
      </w:r>
    </w:p>
    <w:p w14:paraId="50417194" w14:textId="77777777" w:rsidR="00181DD0" w:rsidRDefault="00000000">
      <w:pPr>
        <w:pStyle w:val="BodyText"/>
      </w:pPr>
      <w:r>
        <w:t xml:space="preserve">Directory “17-Deliverables” shall have subdirectories for each transmittal incoming and outgoing between Company, Client, and any Contractors or Subcontractors, even if they are not Deliverables required by Market. This </w:t>
      </w:r>
      <w:proofErr w:type="gramStart"/>
      <w:r>
        <w:t>folder shall</w:t>
      </w:r>
      <w:proofErr w:type="gramEnd"/>
      <w:r>
        <w:t xml:space="preserve"> contain the native and PDF version of the officially transmitted document. Where a transmittal is required by the project, the transmittal shall also be made available.</w:t>
      </w:r>
    </w:p>
    <w:p w14:paraId="79AF15CD" w14:textId="77777777" w:rsidR="00181DD0" w:rsidRDefault="00000000">
      <w:pPr>
        <w:pStyle w:val="BodyText"/>
      </w:pPr>
      <w:r>
        <w:t>The email from the POR authorizing transmittal of the documents shall exist in PDF format.</w:t>
      </w:r>
    </w:p>
    <w:p w14:paraId="4CE44DE9" w14:textId="77777777" w:rsidR="00181DD0" w:rsidRDefault="00000000">
      <w:pPr>
        <w:pStyle w:val="BodyText"/>
      </w:pPr>
      <w:r>
        <w:t>The email notifying Company on successful transmittal of the documents shall exist in PDF format.</w:t>
      </w:r>
    </w:p>
    <w:p w14:paraId="6D8DC7F9" w14:textId="77777777" w:rsidR="00181DD0" w:rsidRDefault="00000000">
      <w:pPr>
        <w:pStyle w:val="BodyText"/>
      </w:pPr>
      <w:r>
        <w:t xml:space="preserve">Depending on Client’s transmittal requirements, an email may exist notifying Client of a new transmittal. This email </w:t>
      </w:r>
      <w:proofErr w:type="gramStart"/>
      <w:r>
        <w:t>shall</w:t>
      </w:r>
      <w:proofErr w:type="gramEnd"/>
      <w:r>
        <w:t xml:space="preserve"> also be saved in the transmittal directory in PDF format.</w:t>
      </w:r>
    </w:p>
    <w:p w14:paraId="733D7D9C" w14:textId="77777777" w:rsidR="00181DD0" w:rsidRDefault="00000000">
      <w:pPr>
        <w:pStyle w:val="Heading4"/>
      </w:pPr>
      <w:bookmarkStart w:id="501" w:name="folder-organization"/>
      <w:r>
        <w:t>Folder Organization</w:t>
      </w:r>
    </w:p>
    <w:p w14:paraId="1908C814" w14:textId="77777777" w:rsidR="00181DD0" w:rsidRDefault="00000000">
      <w:pPr>
        <w:pStyle w:val="FirstParagraph"/>
      </w:pPr>
      <w:r>
        <w:rPr>
          <w:b/>
          <w:bCs/>
        </w:rPr>
        <w:t>Required folder structure:</w:t>
      </w:r>
    </w:p>
    <w:p w14:paraId="00F06B3B" w14:textId="77777777" w:rsidR="00181DD0" w:rsidRDefault="00000000">
      <w:pPr>
        <w:pStyle w:val="SourceCode"/>
      </w:pPr>
      <w:r>
        <w:rPr>
          <w:rStyle w:val="VerbatimChar"/>
        </w:rPr>
        <w:t>[SUBJECT folder]</w:t>
      </w:r>
      <w:proofErr w:type="gramStart"/>
      <w:r>
        <w:rPr>
          <w:rStyle w:val="VerbatimChar"/>
        </w:rPr>
        <w:t>/[</w:t>
      </w:r>
      <w:proofErr w:type="gramEnd"/>
      <w:r>
        <w:rPr>
          <w:rStyle w:val="VerbatimChar"/>
        </w:rPr>
        <w:t>Discipline Code]</w:t>
      </w:r>
      <w:proofErr w:type="gramStart"/>
      <w:r>
        <w:rPr>
          <w:rStyle w:val="VerbatimChar"/>
        </w:rPr>
        <w:t>/[</w:t>
      </w:r>
      <w:proofErr w:type="gramEnd"/>
      <w:r>
        <w:rPr>
          <w:rStyle w:val="VerbatimChar"/>
        </w:rPr>
        <w:t>Document Number]</w:t>
      </w:r>
      <w:proofErr w:type="gramStart"/>
      <w:r>
        <w:rPr>
          <w:rStyle w:val="VerbatimChar"/>
        </w:rPr>
        <w:t>/[</w:t>
      </w:r>
      <w:proofErr w:type="gramEnd"/>
      <w:r>
        <w:rPr>
          <w:rStyle w:val="VerbatimChar"/>
        </w:rPr>
        <w:t>Revision or Status]/</w:t>
      </w:r>
    </w:p>
    <w:p w14:paraId="224E603F" w14:textId="77777777" w:rsidR="00181DD0" w:rsidRDefault="00000000">
      <w:pPr>
        <w:pStyle w:val="FirstParagraph"/>
      </w:pPr>
      <w:r>
        <w:rPr>
          <w:b/>
          <w:bCs/>
        </w:rPr>
        <w:t>Example:</w:t>
      </w:r>
    </w:p>
    <w:p w14:paraId="33CF1200" w14:textId="77777777" w:rsidR="00181DD0" w:rsidRDefault="00000000">
      <w:pPr>
        <w:pStyle w:val="SourceCode"/>
      </w:pPr>
      <w:r>
        <w:rPr>
          <w:rStyle w:val="VerbatimChar"/>
        </w:rPr>
        <w:t>01-Project Management/PMG/PRJ-PMG-RPT-241215/</w:t>
      </w:r>
      <w:proofErr w:type="spellStart"/>
      <w:r>
        <w:rPr>
          <w:rStyle w:val="VerbatimChar"/>
        </w:rPr>
        <w:t>RevA</w:t>
      </w:r>
      <w:proofErr w:type="spellEnd"/>
      <w:r>
        <w:rPr>
          <w:rStyle w:val="VerbatimChar"/>
        </w:rPr>
        <w:t>/</w:t>
      </w:r>
      <w:r>
        <w:br/>
      </w:r>
      <w:r>
        <w:rPr>
          <w:rStyle w:val="VerbatimChar"/>
        </w:rPr>
        <w:t>13-Calculations/MEC/PRJ-MEC-CAL-241220/</w:t>
      </w:r>
      <w:proofErr w:type="spellStart"/>
      <w:r>
        <w:rPr>
          <w:rStyle w:val="VerbatimChar"/>
        </w:rPr>
        <w:t>RevA</w:t>
      </w:r>
      <w:proofErr w:type="spellEnd"/>
      <w:r>
        <w:rPr>
          <w:rStyle w:val="VerbatimChar"/>
        </w:rPr>
        <w:t>/</w:t>
      </w:r>
      <w:r>
        <w:br/>
      </w:r>
      <w:r>
        <w:rPr>
          <w:rStyle w:val="VerbatimChar"/>
        </w:rPr>
        <w:t>11-Plans/CIV/PRJ-CIV-DWG-241218/Rev0/</w:t>
      </w:r>
    </w:p>
    <w:p w14:paraId="29F2696C" w14:textId="77777777" w:rsidR="00181DD0" w:rsidRDefault="00000000">
      <w:pPr>
        <w:pStyle w:val="Heading2"/>
      </w:pPr>
      <w:bookmarkStart w:id="502" w:name="_Toc210895468"/>
      <w:bookmarkStart w:id="503" w:name="master-document-register"/>
      <w:bookmarkEnd w:id="453"/>
      <w:bookmarkEnd w:id="499"/>
      <w:bookmarkEnd w:id="501"/>
      <w:r>
        <w:t>Master Document Register</w:t>
      </w:r>
      <w:bookmarkEnd w:id="502"/>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Change w:id="504" w:author="Tim Trice" w:date="2025-10-09T09:16:00Z" w16du:dateUtc="2025-10-09T14:16:00Z">
          <w:tblPr>
            <w:tblStyle w:val="Table"/>
            <w:tblW w:w="0" w:type="auto"/>
            <w:tblLook w:val="0020" w:firstRow="1" w:lastRow="0" w:firstColumn="0" w:lastColumn="0" w:noHBand="0" w:noVBand="0"/>
          </w:tblPr>
        </w:tblPrChange>
      </w:tblPr>
      <w:tblGrid>
        <w:gridCol w:w="1042"/>
        <w:gridCol w:w="1209"/>
        <w:gridCol w:w="1669"/>
        <w:gridCol w:w="1837"/>
        <w:tblGridChange w:id="505">
          <w:tblGrid>
            <w:gridCol w:w="1042"/>
            <w:gridCol w:w="1156"/>
            <w:gridCol w:w="53"/>
            <w:gridCol w:w="1537"/>
            <w:gridCol w:w="132"/>
            <w:gridCol w:w="1620"/>
            <w:gridCol w:w="217"/>
          </w:tblGrid>
        </w:tblGridChange>
      </w:tblGrid>
      <w:tr w:rsidR="00181DD0" w:rsidRPr="000E1472" w14:paraId="01D59623" w14:textId="77777777" w:rsidTr="000E1472">
        <w:trPr>
          <w:cnfStyle w:val="100000000000" w:firstRow="1" w:lastRow="0" w:firstColumn="0" w:lastColumn="0" w:oddVBand="0" w:evenVBand="0" w:oddHBand="0" w:evenHBand="0" w:firstRowFirstColumn="0" w:firstRowLastColumn="0" w:lastRowFirstColumn="0" w:lastRowLastColumn="0"/>
          <w:tblHeader/>
          <w:jc w:val="center"/>
          <w:trPrChange w:id="506" w:author="Tim Trice" w:date="2025-10-09T09:16:00Z" w16du:dateUtc="2025-10-09T14:16:00Z">
            <w:trPr>
              <w:gridAfter w:val="0"/>
              <w:tblHeader/>
            </w:trPr>
          </w:trPrChange>
        </w:trPr>
        <w:tc>
          <w:tcPr>
            <w:tcW w:w="0" w:type="auto"/>
            <w:tcBorders>
              <w:bottom w:val="none" w:sz="0" w:space="0" w:color="auto"/>
            </w:tcBorders>
            <w:tcPrChange w:id="507" w:author="Tim Trice" w:date="2025-10-09T09:16:00Z" w16du:dateUtc="2025-10-09T14:16:00Z">
              <w:tcPr>
                <w:tcW w:w="0" w:type="auto"/>
              </w:tcPr>
            </w:tcPrChange>
          </w:tcPr>
          <w:p w14:paraId="53C32724"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508" w:author="Tim Trice" w:date="2025-10-09T09:17:00Z" w16du:dateUtc="2025-10-09T14:17:00Z">
                  <w:rPr/>
                </w:rPrChange>
              </w:rPr>
            </w:pPr>
            <w:r w:rsidRPr="000E1472">
              <w:rPr>
                <w:b/>
                <w:bCs/>
                <w:rPrChange w:id="509" w:author="Tim Trice" w:date="2025-10-09T09:17:00Z" w16du:dateUtc="2025-10-09T14:17:00Z">
                  <w:rPr/>
                </w:rPrChange>
              </w:rPr>
              <w:t>Class</w:t>
            </w:r>
          </w:p>
        </w:tc>
        <w:tc>
          <w:tcPr>
            <w:tcW w:w="0" w:type="auto"/>
            <w:tcBorders>
              <w:bottom w:val="none" w:sz="0" w:space="0" w:color="auto"/>
            </w:tcBorders>
            <w:tcPrChange w:id="510" w:author="Tim Trice" w:date="2025-10-09T09:16:00Z" w16du:dateUtc="2025-10-09T14:16:00Z">
              <w:tcPr>
                <w:tcW w:w="0" w:type="auto"/>
              </w:tcPr>
            </w:tcPrChange>
          </w:tcPr>
          <w:p w14:paraId="00C17C8A"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511" w:author="Tim Trice" w:date="2025-10-09T09:17:00Z" w16du:dateUtc="2025-10-09T14:17:00Z">
                  <w:rPr/>
                </w:rPrChange>
              </w:rPr>
            </w:pPr>
            <w:r w:rsidRPr="000E1472">
              <w:rPr>
                <w:b/>
                <w:bCs/>
                <w:rPrChange w:id="512" w:author="Tim Trice" w:date="2025-10-09T09:17:00Z" w16du:dateUtc="2025-10-09T14:17:00Z">
                  <w:rPr/>
                </w:rPrChange>
              </w:rPr>
              <w:t>Required</w:t>
            </w:r>
          </w:p>
        </w:tc>
        <w:tc>
          <w:tcPr>
            <w:tcW w:w="0" w:type="auto"/>
            <w:tcBorders>
              <w:bottom w:val="none" w:sz="0" w:space="0" w:color="auto"/>
            </w:tcBorders>
            <w:tcPrChange w:id="513" w:author="Tim Trice" w:date="2025-10-09T09:16:00Z" w16du:dateUtc="2025-10-09T14:16:00Z">
              <w:tcPr>
                <w:tcW w:w="0" w:type="auto"/>
                <w:gridSpan w:val="2"/>
              </w:tcPr>
            </w:tcPrChange>
          </w:tcPr>
          <w:p w14:paraId="19D37DDF"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514" w:author="Tim Trice" w:date="2025-10-09T09:17:00Z" w16du:dateUtc="2025-10-09T14:17:00Z">
                  <w:rPr/>
                </w:rPrChange>
              </w:rPr>
            </w:pPr>
            <w:r w:rsidRPr="000E1472">
              <w:rPr>
                <w:b/>
                <w:bCs/>
                <w:rPrChange w:id="515" w:author="Tim Trice" w:date="2025-10-09T09:17:00Z" w16du:dateUtc="2025-10-09T14:17:00Z">
                  <w:rPr/>
                </w:rPrChange>
              </w:rPr>
              <w:t>Best Practice</w:t>
            </w:r>
          </w:p>
        </w:tc>
        <w:tc>
          <w:tcPr>
            <w:tcW w:w="0" w:type="auto"/>
            <w:tcBorders>
              <w:bottom w:val="none" w:sz="0" w:space="0" w:color="auto"/>
            </w:tcBorders>
            <w:tcPrChange w:id="516" w:author="Tim Trice" w:date="2025-10-09T09:16:00Z" w16du:dateUtc="2025-10-09T14:16:00Z">
              <w:tcPr>
                <w:tcW w:w="0" w:type="auto"/>
                <w:gridSpan w:val="2"/>
              </w:tcPr>
            </w:tcPrChange>
          </w:tcPr>
          <w:p w14:paraId="61908F48"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517" w:author="Tim Trice" w:date="2025-10-09T09:17:00Z" w16du:dateUtc="2025-10-09T14:17:00Z">
                  <w:rPr/>
                </w:rPrChange>
              </w:rPr>
            </w:pPr>
            <w:r w:rsidRPr="000E1472">
              <w:rPr>
                <w:b/>
                <w:bCs/>
                <w:rPrChange w:id="518" w:author="Tim Trice" w:date="2025-10-09T09:17:00Z" w16du:dateUtc="2025-10-09T14:17:00Z">
                  <w:rPr/>
                </w:rPrChange>
              </w:rPr>
              <w:t>Not Applicable</w:t>
            </w:r>
          </w:p>
        </w:tc>
      </w:tr>
      <w:tr w:rsidR="00181DD0" w14:paraId="45D69267" w14:textId="77777777" w:rsidTr="000E1472">
        <w:trPr>
          <w:jc w:val="center"/>
          <w:trPrChange w:id="519" w:author="Tim Trice" w:date="2025-10-09T09:16:00Z" w16du:dateUtc="2025-10-09T14:16:00Z">
            <w:trPr>
              <w:gridAfter w:val="0"/>
            </w:trPr>
          </w:trPrChange>
        </w:trPr>
        <w:tc>
          <w:tcPr>
            <w:tcW w:w="0" w:type="auto"/>
            <w:tcPrChange w:id="520" w:author="Tim Trice" w:date="2025-10-09T09:16:00Z" w16du:dateUtc="2025-10-09T14:16:00Z">
              <w:tcPr>
                <w:tcW w:w="0" w:type="auto"/>
              </w:tcPr>
            </w:tcPrChange>
          </w:tcPr>
          <w:p w14:paraId="79ED77C1" w14:textId="77777777" w:rsidR="00181DD0" w:rsidRDefault="00000000">
            <w:pPr>
              <w:pStyle w:val="Compact"/>
            </w:pPr>
            <w:r>
              <w:t>Class I</w:t>
            </w:r>
          </w:p>
        </w:tc>
        <w:tc>
          <w:tcPr>
            <w:tcW w:w="0" w:type="auto"/>
            <w:tcPrChange w:id="521" w:author="Tim Trice" w:date="2025-10-09T09:16:00Z" w16du:dateUtc="2025-10-09T14:16:00Z">
              <w:tcPr>
                <w:tcW w:w="0" w:type="auto"/>
              </w:tcPr>
            </w:tcPrChange>
          </w:tcPr>
          <w:p w14:paraId="26182C6A" w14:textId="77777777" w:rsidR="00181DD0" w:rsidRDefault="00181DD0">
            <w:pPr>
              <w:pStyle w:val="Compact"/>
            </w:pPr>
          </w:p>
        </w:tc>
        <w:tc>
          <w:tcPr>
            <w:tcW w:w="0" w:type="auto"/>
            <w:tcPrChange w:id="522" w:author="Tim Trice" w:date="2025-10-09T09:16:00Z" w16du:dateUtc="2025-10-09T14:16:00Z">
              <w:tcPr>
                <w:tcW w:w="0" w:type="auto"/>
                <w:gridSpan w:val="2"/>
              </w:tcPr>
            </w:tcPrChange>
          </w:tcPr>
          <w:p w14:paraId="086CAE4F" w14:textId="77777777" w:rsidR="00181DD0" w:rsidRDefault="00000000">
            <w:pPr>
              <w:pStyle w:val="Compact"/>
            </w:pPr>
            <w:r>
              <w:t>x</w:t>
            </w:r>
          </w:p>
        </w:tc>
        <w:tc>
          <w:tcPr>
            <w:tcW w:w="0" w:type="auto"/>
            <w:tcPrChange w:id="523" w:author="Tim Trice" w:date="2025-10-09T09:16:00Z" w16du:dateUtc="2025-10-09T14:16:00Z">
              <w:tcPr>
                <w:tcW w:w="0" w:type="auto"/>
                <w:gridSpan w:val="2"/>
              </w:tcPr>
            </w:tcPrChange>
          </w:tcPr>
          <w:p w14:paraId="4C67D155" w14:textId="77777777" w:rsidR="00181DD0" w:rsidRDefault="00181DD0">
            <w:pPr>
              <w:pStyle w:val="Compact"/>
            </w:pPr>
          </w:p>
        </w:tc>
      </w:tr>
      <w:tr w:rsidR="00181DD0" w14:paraId="3B0A4003" w14:textId="77777777" w:rsidTr="000E1472">
        <w:trPr>
          <w:jc w:val="center"/>
          <w:trPrChange w:id="524" w:author="Tim Trice" w:date="2025-10-09T09:16:00Z" w16du:dateUtc="2025-10-09T14:16:00Z">
            <w:trPr>
              <w:gridAfter w:val="0"/>
            </w:trPr>
          </w:trPrChange>
        </w:trPr>
        <w:tc>
          <w:tcPr>
            <w:tcW w:w="0" w:type="auto"/>
            <w:tcPrChange w:id="525" w:author="Tim Trice" w:date="2025-10-09T09:16:00Z" w16du:dateUtc="2025-10-09T14:16:00Z">
              <w:tcPr>
                <w:tcW w:w="0" w:type="auto"/>
              </w:tcPr>
            </w:tcPrChange>
          </w:tcPr>
          <w:p w14:paraId="53BB622B" w14:textId="77777777" w:rsidR="00181DD0" w:rsidRDefault="00000000">
            <w:pPr>
              <w:pStyle w:val="Compact"/>
            </w:pPr>
            <w:r>
              <w:t>Class II</w:t>
            </w:r>
          </w:p>
        </w:tc>
        <w:tc>
          <w:tcPr>
            <w:tcW w:w="0" w:type="auto"/>
            <w:tcPrChange w:id="526" w:author="Tim Trice" w:date="2025-10-09T09:16:00Z" w16du:dateUtc="2025-10-09T14:16:00Z">
              <w:tcPr>
                <w:tcW w:w="0" w:type="auto"/>
              </w:tcPr>
            </w:tcPrChange>
          </w:tcPr>
          <w:p w14:paraId="56B1E2E9" w14:textId="77777777" w:rsidR="00181DD0" w:rsidRDefault="00000000">
            <w:pPr>
              <w:pStyle w:val="Compact"/>
            </w:pPr>
            <w:r>
              <w:t>x</w:t>
            </w:r>
          </w:p>
        </w:tc>
        <w:tc>
          <w:tcPr>
            <w:tcW w:w="0" w:type="auto"/>
            <w:tcPrChange w:id="527" w:author="Tim Trice" w:date="2025-10-09T09:16:00Z" w16du:dateUtc="2025-10-09T14:16:00Z">
              <w:tcPr>
                <w:tcW w:w="0" w:type="auto"/>
                <w:gridSpan w:val="2"/>
              </w:tcPr>
            </w:tcPrChange>
          </w:tcPr>
          <w:p w14:paraId="015AF5F1" w14:textId="77777777" w:rsidR="00181DD0" w:rsidRDefault="00181DD0">
            <w:pPr>
              <w:pStyle w:val="Compact"/>
            </w:pPr>
          </w:p>
        </w:tc>
        <w:tc>
          <w:tcPr>
            <w:tcW w:w="0" w:type="auto"/>
            <w:tcPrChange w:id="528" w:author="Tim Trice" w:date="2025-10-09T09:16:00Z" w16du:dateUtc="2025-10-09T14:16:00Z">
              <w:tcPr>
                <w:tcW w:w="0" w:type="auto"/>
                <w:gridSpan w:val="2"/>
              </w:tcPr>
            </w:tcPrChange>
          </w:tcPr>
          <w:p w14:paraId="1999C43E" w14:textId="77777777" w:rsidR="00181DD0" w:rsidRDefault="00181DD0">
            <w:pPr>
              <w:pStyle w:val="Compact"/>
            </w:pPr>
          </w:p>
        </w:tc>
      </w:tr>
      <w:tr w:rsidR="00181DD0" w14:paraId="1C4E69C1" w14:textId="77777777" w:rsidTr="000E1472">
        <w:trPr>
          <w:jc w:val="center"/>
          <w:trPrChange w:id="529" w:author="Tim Trice" w:date="2025-10-09T09:16:00Z" w16du:dateUtc="2025-10-09T14:16:00Z">
            <w:trPr>
              <w:gridAfter w:val="0"/>
            </w:trPr>
          </w:trPrChange>
        </w:trPr>
        <w:tc>
          <w:tcPr>
            <w:tcW w:w="0" w:type="auto"/>
            <w:tcPrChange w:id="530" w:author="Tim Trice" w:date="2025-10-09T09:16:00Z" w16du:dateUtc="2025-10-09T14:16:00Z">
              <w:tcPr>
                <w:tcW w:w="0" w:type="auto"/>
              </w:tcPr>
            </w:tcPrChange>
          </w:tcPr>
          <w:p w14:paraId="13468EFE" w14:textId="77777777" w:rsidR="00181DD0" w:rsidRDefault="00000000">
            <w:pPr>
              <w:pStyle w:val="Compact"/>
            </w:pPr>
            <w:r>
              <w:t>Class III</w:t>
            </w:r>
          </w:p>
        </w:tc>
        <w:tc>
          <w:tcPr>
            <w:tcW w:w="0" w:type="auto"/>
            <w:tcPrChange w:id="531" w:author="Tim Trice" w:date="2025-10-09T09:16:00Z" w16du:dateUtc="2025-10-09T14:16:00Z">
              <w:tcPr>
                <w:tcW w:w="0" w:type="auto"/>
              </w:tcPr>
            </w:tcPrChange>
          </w:tcPr>
          <w:p w14:paraId="14E8649E" w14:textId="77777777" w:rsidR="00181DD0" w:rsidRDefault="00000000">
            <w:pPr>
              <w:pStyle w:val="Compact"/>
            </w:pPr>
            <w:r>
              <w:t>x</w:t>
            </w:r>
          </w:p>
        </w:tc>
        <w:tc>
          <w:tcPr>
            <w:tcW w:w="0" w:type="auto"/>
            <w:tcPrChange w:id="532" w:author="Tim Trice" w:date="2025-10-09T09:16:00Z" w16du:dateUtc="2025-10-09T14:16:00Z">
              <w:tcPr>
                <w:tcW w:w="0" w:type="auto"/>
                <w:gridSpan w:val="2"/>
              </w:tcPr>
            </w:tcPrChange>
          </w:tcPr>
          <w:p w14:paraId="3268B9AC" w14:textId="77777777" w:rsidR="00181DD0" w:rsidRDefault="00181DD0">
            <w:pPr>
              <w:pStyle w:val="Compact"/>
            </w:pPr>
          </w:p>
        </w:tc>
        <w:tc>
          <w:tcPr>
            <w:tcW w:w="0" w:type="auto"/>
            <w:tcPrChange w:id="533" w:author="Tim Trice" w:date="2025-10-09T09:16:00Z" w16du:dateUtc="2025-10-09T14:16:00Z">
              <w:tcPr>
                <w:tcW w:w="0" w:type="auto"/>
                <w:gridSpan w:val="2"/>
              </w:tcPr>
            </w:tcPrChange>
          </w:tcPr>
          <w:p w14:paraId="76A7BEC4" w14:textId="77777777" w:rsidR="00181DD0" w:rsidRDefault="00181DD0">
            <w:pPr>
              <w:pStyle w:val="Compact"/>
            </w:pPr>
          </w:p>
        </w:tc>
      </w:tr>
    </w:tbl>
    <w:p w14:paraId="073BD108" w14:textId="16FABB15" w:rsidR="00181DD0" w:rsidRDefault="00000000">
      <w:pPr>
        <w:pStyle w:val="BodyText"/>
      </w:pPr>
      <w:r>
        <w:t xml:space="preserve">A Master Document Register (MDR) shall be created and maintained by Project DC. The MDR shall list all Deliverables planned and submitted to Client. Best practice </w:t>
      </w:r>
      <w:proofErr w:type="gramStart"/>
      <w:r>
        <w:t>is</w:t>
      </w:r>
      <w:proofErr w:type="gramEnd"/>
      <w:r>
        <w:t xml:space="preserve"> the MDR should be a full export via Microsoft Excel that is readily available for internal project personnel (</w:t>
      </w:r>
      <w:r w:rsidR="003372A6">
        <w:t xml:space="preserve">see </w:t>
      </w:r>
      <w:hyperlink w:anchor="_Data_Inventory" w:history="1">
        <w:r w:rsidR="003372A6" w:rsidRPr="003372A6">
          <w:rPr>
            <w:rStyle w:val="Hyperlink"/>
          </w:rPr>
          <w:t>Data Inventory</w:t>
        </w:r>
      </w:hyperlink>
      <w:r>
        <w:t>).</w:t>
      </w:r>
    </w:p>
    <w:p w14:paraId="1CCED110" w14:textId="77777777" w:rsidR="00181DD0" w:rsidRDefault="00000000">
      <w:pPr>
        <w:pStyle w:val="BodyText"/>
      </w:pPr>
      <w:r>
        <w:lastRenderedPageBreak/>
        <w:t>MDR shall list all Deliverables, regardless of confidentiality, along with all metadata identified in the MDR. DC shall perform audits on a weekly basis to ensure Deliverables are listed in both Library and the MDR, and that metadata is identical.</w:t>
      </w:r>
    </w:p>
    <w:p w14:paraId="45370C48" w14:textId="77777777" w:rsidR="00181DD0" w:rsidRDefault="00000000">
      <w:pPr>
        <w:pStyle w:val="Heading3"/>
      </w:pPr>
      <w:bookmarkStart w:id="534" w:name="_Toc210895469"/>
      <w:bookmarkStart w:id="535" w:name="updating-the-mdr"/>
      <w:r>
        <w:t>Updating the MDR</w:t>
      </w:r>
      <w:bookmarkEnd w:id="534"/>
    </w:p>
    <w:p w14:paraId="6BDF0C35" w14:textId="77777777" w:rsidR="00181DD0" w:rsidRDefault="00000000">
      <w:pPr>
        <w:pStyle w:val="FirstParagraph"/>
      </w:pPr>
      <w:r>
        <w:t>Library shall be considered the most up-to-date register for all deliverables across the project. The MDR shall be considered a snapshot of EDMS.</w:t>
      </w:r>
    </w:p>
    <w:p w14:paraId="66E4363A" w14:textId="77777777" w:rsidR="00181DD0" w:rsidRDefault="00000000">
      <w:pPr>
        <w:pStyle w:val="Heading2"/>
      </w:pPr>
      <w:bookmarkStart w:id="536" w:name="_Document_Metadata"/>
      <w:bookmarkStart w:id="537" w:name="_Toc210895470"/>
      <w:bookmarkEnd w:id="503"/>
      <w:bookmarkEnd w:id="535"/>
      <w:bookmarkEnd w:id="536"/>
      <w:r>
        <w:t>Document Metadata</w:t>
      </w:r>
      <w:bookmarkStart w:id="538" w:name="document-metadata"/>
      <w:bookmarkEnd w:id="537"/>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2"/>
        <w:gridCol w:w="1209"/>
        <w:gridCol w:w="1669"/>
        <w:gridCol w:w="1837"/>
      </w:tblGrid>
      <w:tr w:rsidR="00181DD0" w14:paraId="7CEB68D7" w14:textId="77777777" w:rsidTr="001A368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C013B57" w14:textId="77777777" w:rsidR="00181DD0" w:rsidRPr="000E1472" w:rsidRDefault="00000000">
            <w:pPr>
              <w:pStyle w:val="Compact"/>
              <w:rPr>
                <w:b/>
                <w:bCs/>
                <w:rPrChange w:id="539" w:author="Tim Trice" w:date="2025-10-09T09:17:00Z" w16du:dateUtc="2025-10-09T14:17:00Z">
                  <w:rPr/>
                </w:rPrChange>
              </w:rPr>
            </w:pPr>
            <w:r w:rsidRPr="000E1472">
              <w:rPr>
                <w:b/>
                <w:bCs/>
                <w:rPrChange w:id="540" w:author="Tim Trice" w:date="2025-10-09T09:17:00Z" w16du:dateUtc="2025-10-09T14:17:00Z">
                  <w:rPr/>
                </w:rPrChange>
              </w:rPr>
              <w:t>Class</w:t>
            </w:r>
          </w:p>
        </w:tc>
        <w:tc>
          <w:tcPr>
            <w:tcW w:w="0" w:type="auto"/>
            <w:tcBorders>
              <w:bottom w:val="none" w:sz="0" w:space="0" w:color="auto"/>
            </w:tcBorders>
          </w:tcPr>
          <w:p w14:paraId="364E6481" w14:textId="77777777" w:rsidR="00181DD0" w:rsidRPr="000E1472" w:rsidRDefault="00000000">
            <w:pPr>
              <w:pStyle w:val="Compact"/>
              <w:rPr>
                <w:b/>
                <w:bCs/>
                <w:rPrChange w:id="541" w:author="Tim Trice" w:date="2025-10-09T09:17:00Z" w16du:dateUtc="2025-10-09T14:17:00Z">
                  <w:rPr/>
                </w:rPrChange>
              </w:rPr>
            </w:pPr>
            <w:r w:rsidRPr="000E1472">
              <w:rPr>
                <w:b/>
                <w:bCs/>
                <w:rPrChange w:id="542" w:author="Tim Trice" w:date="2025-10-09T09:17:00Z" w16du:dateUtc="2025-10-09T14:17:00Z">
                  <w:rPr/>
                </w:rPrChange>
              </w:rPr>
              <w:t>Required</w:t>
            </w:r>
          </w:p>
        </w:tc>
        <w:tc>
          <w:tcPr>
            <w:tcW w:w="0" w:type="auto"/>
            <w:tcBorders>
              <w:bottom w:val="none" w:sz="0" w:space="0" w:color="auto"/>
            </w:tcBorders>
          </w:tcPr>
          <w:p w14:paraId="787271EA" w14:textId="77777777" w:rsidR="00181DD0" w:rsidRPr="000E1472" w:rsidRDefault="00000000">
            <w:pPr>
              <w:pStyle w:val="Compact"/>
              <w:rPr>
                <w:b/>
                <w:bCs/>
                <w:rPrChange w:id="543" w:author="Tim Trice" w:date="2025-10-09T09:17:00Z" w16du:dateUtc="2025-10-09T14:17:00Z">
                  <w:rPr/>
                </w:rPrChange>
              </w:rPr>
            </w:pPr>
            <w:r w:rsidRPr="000E1472">
              <w:rPr>
                <w:b/>
                <w:bCs/>
                <w:rPrChange w:id="544" w:author="Tim Trice" w:date="2025-10-09T09:17:00Z" w16du:dateUtc="2025-10-09T14:17:00Z">
                  <w:rPr/>
                </w:rPrChange>
              </w:rPr>
              <w:t>Best Practice</w:t>
            </w:r>
          </w:p>
        </w:tc>
        <w:tc>
          <w:tcPr>
            <w:tcW w:w="0" w:type="auto"/>
            <w:tcBorders>
              <w:bottom w:val="none" w:sz="0" w:space="0" w:color="auto"/>
            </w:tcBorders>
          </w:tcPr>
          <w:p w14:paraId="59892208" w14:textId="77777777" w:rsidR="00181DD0" w:rsidRPr="000E1472" w:rsidRDefault="00000000">
            <w:pPr>
              <w:pStyle w:val="Compact"/>
              <w:rPr>
                <w:b/>
                <w:bCs/>
                <w:rPrChange w:id="545" w:author="Tim Trice" w:date="2025-10-09T09:17:00Z" w16du:dateUtc="2025-10-09T14:17:00Z">
                  <w:rPr/>
                </w:rPrChange>
              </w:rPr>
            </w:pPr>
            <w:r w:rsidRPr="000E1472">
              <w:rPr>
                <w:b/>
                <w:bCs/>
                <w:rPrChange w:id="546" w:author="Tim Trice" w:date="2025-10-09T09:17:00Z" w16du:dateUtc="2025-10-09T14:17:00Z">
                  <w:rPr/>
                </w:rPrChange>
              </w:rPr>
              <w:t>Not Applicable</w:t>
            </w:r>
          </w:p>
        </w:tc>
      </w:tr>
      <w:tr w:rsidR="00181DD0" w14:paraId="179EB382" w14:textId="77777777" w:rsidTr="001A368F">
        <w:trPr>
          <w:jc w:val="center"/>
        </w:trPr>
        <w:tc>
          <w:tcPr>
            <w:tcW w:w="0" w:type="auto"/>
          </w:tcPr>
          <w:p w14:paraId="6E21FB6F" w14:textId="77777777" w:rsidR="00181DD0" w:rsidRDefault="00000000">
            <w:pPr>
              <w:pStyle w:val="Compact"/>
            </w:pPr>
            <w:r>
              <w:t>Class I</w:t>
            </w:r>
          </w:p>
        </w:tc>
        <w:tc>
          <w:tcPr>
            <w:tcW w:w="0" w:type="auto"/>
          </w:tcPr>
          <w:p w14:paraId="28B7D0EE" w14:textId="77777777" w:rsidR="00181DD0" w:rsidRDefault="00181DD0">
            <w:pPr>
              <w:pStyle w:val="Compact"/>
            </w:pPr>
          </w:p>
        </w:tc>
        <w:tc>
          <w:tcPr>
            <w:tcW w:w="0" w:type="auto"/>
          </w:tcPr>
          <w:p w14:paraId="2ED6FAD3" w14:textId="77777777" w:rsidR="00181DD0" w:rsidRDefault="00000000">
            <w:pPr>
              <w:pStyle w:val="Compact"/>
            </w:pPr>
            <w:r>
              <w:t>x</w:t>
            </w:r>
          </w:p>
        </w:tc>
        <w:tc>
          <w:tcPr>
            <w:tcW w:w="0" w:type="auto"/>
          </w:tcPr>
          <w:p w14:paraId="08614B9E" w14:textId="77777777" w:rsidR="00181DD0" w:rsidRDefault="00181DD0">
            <w:pPr>
              <w:pStyle w:val="Compact"/>
            </w:pPr>
          </w:p>
        </w:tc>
      </w:tr>
      <w:tr w:rsidR="00181DD0" w14:paraId="5B86FC54" w14:textId="77777777" w:rsidTr="001A368F">
        <w:trPr>
          <w:jc w:val="center"/>
        </w:trPr>
        <w:tc>
          <w:tcPr>
            <w:tcW w:w="0" w:type="auto"/>
          </w:tcPr>
          <w:p w14:paraId="3E59442A" w14:textId="77777777" w:rsidR="00181DD0" w:rsidRDefault="00000000">
            <w:pPr>
              <w:pStyle w:val="Compact"/>
            </w:pPr>
            <w:r>
              <w:t>Class II</w:t>
            </w:r>
          </w:p>
        </w:tc>
        <w:tc>
          <w:tcPr>
            <w:tcW w:w="0" w:type="auto"/>
          </w:tcPr>
          <w:p w14:paraId="0198D31B" w14:textId="77777777" w:rsidR="00181DD0" w:rsidRDefault="00000000">
            <w:pPr>
              <w:pStyle w:val="Compact"/>
            </w:pPr>
            <w:r>
              <w:t>x</w:t>
            </w:r>
          </w:p>
        </w:tc>
        <w:tc>
          <w:tcPr>
            <w:tcW w:w="0" w:type="auto"/>
          </w:tcPr>
          <w:p w14:paraId="5EE77019" w14:textId="77777777" w:rsidR="00181DD0" w:rsidRDefault="00181DD0">
            <w:pPr>
              <w:pStyle w:val="Compact"/>
            </w:pPr>
          </w:p>
        </w:tc>
        <w:tc>
          <w:tcPr>
            <w:tcW w:w="0" w:type="auto"/>
          </w:tcPr>
          <w:p w14:paraId="6FC45F40" w14:textId="77777777" w:rsidR="00181DD0" w:rsidRDefault="00181DD0">
            <w:pPr>
              <w:pStyle w:val="Compact"/>
            </w:pPr>
          </w:p>
        </w:tc>
      </w:tr>
      <w:tr w:rsidR="00181DD0" w14:paraId="15C06961" w14:textId="77777777" w:rsidTr="001A368F">
        <w:trPr>
          <w:jc w:val="center"/>
        </w:trPr>
        <w:tc>
          <w:tcPr>
            <w:tcW w:w="0" w:type="auto"/>
          </w:tcPr>
          <w:p w14:paraId="648B19E0" w14:textId="77777777" w:rsidR="00181DD0" w:rsidRDefault="00000000">
            <w:pPr>
              <w:pStyle w:val="Compact"/>
            </w:pPr>
            <w:r>
              <w:t>Class III</w:t>
            </w:r>
          </w:p>
        </w:tc>
        <w:tc>
          <w:tcPr>
            <w:tcW w:w="0" w:type="auto"/>
          </w:tcPr>
          <w:p w14:paraId="476C8DC7" w14:textId="77777777" w:rsidR="00181DD0" w:rsidRDefault="00000000">
            <w:pPr>
              <w:pStyle w:val="Compact"/>
            </w:pPr>
            <w:r>
              <w:t>x</w:t>
            </w:r>
          </w:p>
        </w:tc>
        <w:tc>
          <w:tcPr>
            <w:tcW w:w="0" w:type="auto"/>
          </w:tcPr>
          <w:p w14:paraId="2A87D83F" w14:textId="77777777" w:rsidR="00181DD0" w:rsidRDefault="00181DD0">
            <w:pPr>
              <w:pStyle w:val="Compact"/>
            </w:pPr>
          </w:p>
        </w:tc>
        <w:tc>
          <w:tcPr>
            <w:tcW w:w="0" w:type="auto"/>
          </w:tcPr>
          <w:p w14:paraId="387FB145" w14:textId="77777777" w:rsidR="00181DD0" w:rsidRDefault="00181DD0">
            <w:pPr>
              <w:pStyle w:val="Compact"/>
            </w:pPr>
          </w:p>
        </w:tc>
      </w:tr>
    </w:tbl>
    <w:p w14:paraId="11976264" w14:textId="77777777" w:rsidR="00181DD0" w:rsidRDefault="00000000">
      <w:pPr>
        <w:pStyle w:val="Compact"/>
        <w:numPr>
          <w:ilvl w:val="0"/>
          <w:numId w:val="12"/>
        </w:numPr>
      </w:pPr>
      <w:r>
        <w:t>File Name</w:t>
      </w:r>
    </w:p>
    <w:p w14:paraId="77A659FC" w14:textId="77777777" w:rsidR="00181DD0" w:rsidRDefault="00000000">
      <w:pPr>
        <w:pStyle w:val="Compact"/>
        <w:numPr>
          <w:ilvl w:val="0"/>
          <w:numId w:val="12"/>
        </w:numPr>
      </w:pPr>
      <w:r>
        <w:t>Document Number</w:t>
      </w:r>
    </w:p>
    <w:p w14:paraId="43D71993" w14:textId="77777777" w:rsidR="00181DD0" w:rsidRDefault="00000000">
      <w:pPr>
        <w:pStyle w:val="Compact"/>
        <w:numPr>
          <w:ilvl w:val="0"/>
          <w:numId w:val="12"/>
        </w:numPr>
      </w:pPr>
      <w:r>
        <w:t>Document Title</w:t>
      </w:r>
    </w:p>
    <w:p w14:paraId="2DFCEE27" w14:textId="77777777" w:rsidR="00181DD0" w:rsidRDefault="00000000">
      <w:pPr>
        <w:pStyle w:val="Compact"/>
        <w:numPr>
          <w:ilvl w:val="0"/>
          <w:numId w:val="12"/>
        </w:numPr>
      </w:pPr>
      <w:r>
        <w:t>Revision</w:t>
      </w:r>
    </w:p>
    <w:p w14:paraId="5B490829" w14:textId="77777777" w:rsidR="00181DD0" w:rsidRDefault="00000000">
      <w:pPr>
        <w:pStyle w:val="Compact"/>
        <w:numPr>
          <w:ilvl w:val="0"/>
          <w:numId w:val="12"/>
        </w:numPr>
      </w:pPr>
      <w:r>
        <w:t>Revision Date</w:t>
      </w:r>
    </w:p>
    <w:p w14:paraId="1BCAFD5D" w14:textId="77777777" w:rsidR="00181DD0" w:rsidRDefault="00000000">
      <w:pPr>
        <w:pStyle w:val="Compact"/>
        <w:numPr>
          <w:ilvl w:val="0"/>
          <w:numId w:val="12"/>
        </w:numPr>
      </w:pPr>
      <w:r>
        <w:t>Issue Status Code</w:t>
      </w:r>
    </w:p>
    <w:p w14:paraId="5566A4E9" w14:textId="77777777" w:rsidR="00181DD0" w:rsidRDefault="00000000">
      <w:pPr>
        <w:pStyle w:val="Compact"/>
        <w:numPr>
          <w:ilvl w:val="0"/>
          <w:numId w:val="12"/>
        </w:numPr>
      </w:pPr>
      <w:r>
        <w:t>Transmittal</w:t>
      </w:r>
    </w:p>
    <w:p w14:paraId="5DD16D76" w14:textId="77777777" w:rsidR="00181DD0" w:rsidRDefault="00000000">
      <w:pPr>
        <w:pStyle w:val="Compact"/>
        <w:numPr>
          <w:ilvl w:val="0"/>
          <w:numId w:val="12"/>
        </w:numPr>
      </w:pPr>
      <w:r>
        <w:t>Transmittal Date</w:t>
      </w:r>
    </w:p>
    <w:p w14:paraId="46613A82" w14:textId="77777777" w:rsidR="00181DD0" w:rsidRDefault="00000000">
      <w:pPr>
        <w:pStyle w:val="Compact"/>
        <w:numPr>
          <w:ilvl w:val="0"/>
          <w:numId w:val="12"/>
        </w:numPr>
      </w:pPr>
      <w:r>
        <w:t>Due Date</w:t>
      </w:r>
    </w:p>
    <w:p w14:paraId="1B0E639F" w14:textId="77777777" w:rsidR="00181DD0" w:rsidRDefault="00000000">
      <w:pPr>
        <w:pStyle w:val="Compact"/>
        <w:numPr>
          <w:ilvl w:val="0"/>
          <w:numId w:val="12"/>
        </w:numPr>
      </w:pPr>
      <w:r>
        <w:t>Project Code</w:t>
      </w:r>
    </w:p>
    <w:p w14:paraId="12108ECD" w14:textId="77777777" w:rsidR="00181DD0" w:rsidRDefault="00000000">
      <w:pPr>
        <w:pStyle w:val="Compact"/>
        <w:numPr>
          <w:ilvl w:val="0"/>
          <w:numId w:val="12"/>
        </w:numPr>
      </w:pPr>
      <w:r>
        <w:t>Discipline Code</w:t>
      </w:r>
    </w:p>
    <w:p w14:paraId="2042FF41" w14:textId="77777777" w:rsidR="00181DD0" w:rsidRDefault="00000000">
      <w:pPr>
        <w:pStyle w:val="Compact"/>
        <w:numPr>
          <w:ilvl w:val="0"/>
          <w:numId w:val="12"/>
        </w:numPr>
      </w:pPr>
      <w:r>
        <w:t>Document Type Code</w:t>
      </w:r>
    </w:p>
    <w:p w14:paraId="45471D9B" w14:textId="77777777" w:rsidR="00181DD0" w:rsidRDefault="00000000">
      <w:pPr>
        <w:pStyle w:val="Compact"/>
        <w:numPr>
          <w:ilvl w:val="0"/>
          <w:numId w:val="12"/>
        </w:numPr>
      </w:pPr>
      <w:r>
        <w:t>POR</w:t>
      </w:r>
    </w:p>
    <w:p w14:paraId="5447979A" w14:textId="77777777" w:rsidR="00181DD0" w:rsidRDefault="00000000">
      <w:pPr>
        <w:pStyle w:val="Compact"/>
        <w:numPr>
          <w:ilvl w:val="0"/>
          <w:numId w:val="12"/>
        </w:numPr>
      </w:pPr>
      <w:r>
        <w:t>TM</w:t>
      </w:r>
    </w:p>
    <w:p w14:paraId="598FD60C" w14:textId="77777777" w:rsidR="00181DD0" w:rsidRDefault="00000000">
      <w:pPr>
        <w:pStyle w:val="Heading3"/>
      </w:pPr>
      <w:bookmarkStart w:id="547" w:name="_Toc210895471"/>
      <w:bookmarkStart w:id="548" w:name="document-numbering-specifications"/>
      <w:r>
        <w:t xml:space="preserve">Document Numbering </w:t>
      </w:r>
      <w:commentRangeStart w:id="549"/>
      <w:r>
        <w:t>Specifications</w:t>
      </w:r>
      <w:commentRangeEnd w:id="549"/>
      <w:r w:rsidR="004F303C">
        <w:rPr>
          <w:rStyle w:val="CommentReference"/>
          <w:rFonts w:eastAsiaTheme="minorHAnsi" w:cstheme="minorBidi"/>
          <w:color w:val="auto"/>
        </w:rPr>
        <w:commentReference w:id="549"/>
      </w:r>
      <w:bookmarkEnd w:id="547"/>
    </w:p>
    <w:p w14:paraId="489BCE56" w14:textId="17B84EB8" w:rsidR="00181DD0" w:rsidDel="00BC783F" w:rsidRDefault="00000000">
      <w:pPr>
        <w:rPr>
          <w:del w:id="550" w:author="Tim Trice" w:date="2025-10-09T09:22:00Z" w16du:dateUtc="2025-10-09T14:22:00Z"/>
        </w:rPr>
      </w:pPr>
      <w:del w:id="551" w:author="Tim Trice" w:date="2025-10-09T09:22:00Z" w16du:dateUtc="2025-10-09T14:22:00Z">
        <w:r>
          <w:pict w14:anchorId="3CCD82F9">
            <v:rect id="_x0000_i1025" style="width:0;height:1.5pt" o:hralign="center" o:hrstd="t" o:hr="t"/>
          </w:pict>
        </w:r>
      </w:del>
    </w:p>
    <w:p w14:paraId="035AC1DA" w14:textId="56A9049D" w:rsidR="00181DD0" w:rsidDel="00BC783F" w:rsidRDefault="00000000">
      <w:pPr>
        <w:pStyle w:val="FirstParagraph"/>
        <w:rPr>
          <w:del w:id="552" w:author="Tim Trice" w:date="2025-10-09T09:22:00Z" w16du:dateUtc="2025-10-09T14:22:00Z"/>
        </w:rPr>
      </w:pPr>
      <w:del w:id="553" w:author="Tim Trice" w:date="2025-10-09T09:22:00Z" w16du:dateUtc="2025-10-09T14:22:00Z">
        <w:r w:rsidDel="00BC783F">
          <w:rPr>
            <w:b/>
            <w:bCs/>
          </w:rPr>
          <w:delText>File Naming</w:delText>
        </w:r>
      </w:del>
    </w:p>
    <w:p w14:paraId="4BCB894F" w14:textId="2FE53DAA" w:rsidR="00181DD0" w:rsidDel="00BC783F" w:rsidRDefault="00000000">
      <w:pPr>
        <w:pStyle w:val="BodyText"/>
        <w:rPr>
          <w:del w:id="554" w:author="Tim Trice" w:date="2025-10-09T09:22:00Z" w16du:dateUtc="2025-10-09T14:22:00Z"/>
        </w:rPr>
      </w:pPr>
      <w:del w:id="555" w:author="Tim Trice" w:date="2025-10-09T09:22:00Z" w16du:dateUtc="2025-10-09T14:22:00Z">
        <w:r w:rsidDel="00BC783F">
          <w:delText>Every document file shall be named identically to its document number:</w:delText>
        </w:r>
      </w:del>
    </w:p>
    <w:p w14:paraId="5A5F6F9E" w14:textId="52776FA7" w:rsidR="00181DD0" w:rsidDel="00BC783F" w:rsidRDefault="00000000">
      <w:pPr>
        <w:pStyle w:val="Compact"/>
        <w:numPr>
          <w:ilvl w:val="0"/>
          <w:numId w:val="13"/>
        </w:numPr>
        <w:rPr>
          <w:del w:id="556" w:author="Tim Trice" w:date="2025-10-09T09:22:00Z" w16du:dateUtc="2025-10-09T14:22:00Z"/>
        </w:rPr>
      </w:pPr>
      <w:del w:id="557" w:author="Tim Trice" w:date="2025-10-09T09:22:00Z" w16du:dateUtc="2025-10-09T14:22:00Z">
        <w:r w:rsidDel="00BC783F">
          <w:delText xml:space="preserve">Document number: </w:delText>
        </w:r>
        <w:r w:rsidDel="00BC783F">
          <w:rPr>
            <w:rStyle w:val="VerbatimChar"/>
          </w:rPr>
          <w:delText>PRJ-CIV-DWG-241215</w:delText>
        </w:r>
      </w:del>
    </w:p>
    <w:p w14:paraId="1A49EB06" w14:textId="74876378" w:rsidR="00181DD0" w:rsidDel="00BC783F" w:rsidRDefault="00000000">
      <w:pPr>
        <w:pStyle w:val="Compact"/>
        <w:numPr>
          <w:ilvl w:val="0"/>
          <w:numId w:val="13"/>
        </w:numPr>
        <w:rPr>
          <w:del w:id="558" w:author="Tim Trice" w:date="2025-10-09T09:22:00Z" w16du:dateUtc="2025-10-09T14:22:00Z"/>
        </w:rPr>
      </w:pPr>
      <w:del w:id="559" w:author="Tim Trice" w:date="2025-10-09T09:22:00Z" w16du:dateUtc="2025-10-09T14:22:00Z">
        <w:r w:rsidDel="00BC783F">
          <w:delText xml:space="preserve">File name: </w:delText>
        </w:r>
        <w:r w:rsidDel="00BC783F">
          <w:rPr>
            <w:rStyle w:val="VerbatimChar"/>
          </w:rPr>
          <w:delText>PRJ-CIV-DWG-241215.pdf</w:delText>
        </w:r>
      </w:del>
    </w:p>
    <w:p w14:paraId="20CA0ADD" w14:textId="5B690C94" w:rsidR="00181DD0" w:rsidDel="00BC783F" w:rsidRDefault="00000000">
      <w:pPr>
        <w:rPr>
          <w:del w:id="560" w:author="Tim Trice" w:date="2025-10-09T09:22:00Z" w16du:dateUtc="2025-10-09T14:22:00Z"/>
        </w:rPr>
      </w:pPr>
      <w:del w:id="561" w:author="Tim Trice" w:date="2025-10-09T09:22:00Z" w16du:dateUtc="2025-10-09T14:22:00Z">
        <w:r>
          <w:pict w14:anchorId="332667D2">
            <v:rect id="_x0000_i1026" style="width:0;height:1.5pt" o:hralign="center" o:hrstd="t" o:hr="t"/>
          </w:pict>
        </w:r>
      </w:del>
    </w:p>
    <w:p w14:paraId="020F9748" w14:textId="2113FFA4" w:rsidR="00181DD0" w:rsidRDefault="00000000">
      <w:pPr>
        <w:pStyle w:val="FirstParagraph"/>
      </w:pPr>
      <w:r>
        <w:t xml:space="preserve">All controlled </w:t>
      </w:r>
      <w:proofErr w:type="gramStart"/>
      <w:r>
        <w:t>documents shall</w:t>
      </w:r>
      <w:proofErr w:type="gramEnd"/>
      <w:r>
        <w:t xml:space="preserve"> utilize a standardized numbering system that provides systematic identification, organization, and tracking throughout the document lifecycle. This numbering system applies exclusively to Market-created documentation and does not extend to external party documents, which retain their original numbering schemes.</w:t>
      </w:r>
      <w:ins w:id="562" w:author="Tim Trice" w:date="2025-10-09T09:19:00Z" w16du:dateUtc="2025-10-09T14:19:00Z">
        <w:r w:rsidR="000E1472">
          <w:t xml:space="preserve"> See </w:t>
        </w:r>
        <w:r w:rsidR="000E1472">
          <w:fldChar w:fldCharType="begin"/>
        </w:r>
        <w:r w:rsidR="000E1472">
          <w:instrText>HYPERLINK  \l "_Appendix_A:_Document"</w:instrText>
        </w:r>
        <w:r w:rsidR="000E1472">
          <w:fldChar w:fldCharType="separate"/>
        </w:r>
        <w:r w:rsidR="000E1472" w:rsidRPr="000E1472">
          <w:rPr>
            <w:rStyle w:val="Hyperlink"/>
          </w:rPr>
          <w:t>Appendix A</w:t>
        </w:r>
        <w:r w:rsidR="000E1472">
          <w:fldChar w:fldCharType="end"/>
        </w:r>
        <w:r w:rsidR="000E1472">
          <w:t>.</w:t>
        </w:r>
      </w:ins>
    </w:p>
    <w:p w14:paraId="2B2B5436" w14:textId="77777777" w:rsidR="00181DD0" w:rsidRDefault="00000000">
      <w:pPr>
        <w:pStyle w:val="Heading4"/>
      </w:pPr>
      <w:bookmarkStart w:id="563" w:name="purpose-and-benefits"/>
      <w:r>
        <w:t>Purpose and Benefits</w:t>
      </w:r>
    </w:p>
    <w:p w14:paraId="384A7828" w14:textId="77777777" w:rsidR="00181DD0" w:rsidRDefault="00000000">
      <w:pPr>
        <w:pStyle w:val="FirstParagraph"/>
      </w:pPr>
      <w:r>
        <w:t>The standardized numbering system serves multiple critical functions:</w:t>
      </w:r>
    </w:p>
    <w:p w14:paraId="1BF06D87" w14:textId="77777777" w:rsidR="00181DD0" w:rsidRDefault="00000000">
      <w:pPr>
        <w:pStyle w:val="Compact"/>
        <w:numPr>
          <w:ilvl w:val="0"/>
          <w:numId w:val="14"/>
        </w:numPr>
      </w:pPr>
      <w:r>
        <w:t>Unique identification of every Market document within the project environment</w:t>
      </w:r>
    </w:p>
    <w:p w14:paraId="71A68318" w14:textId="77777777" w:rsidR="00181DD0" w:rsidRDefault="00000000">
      <w:pPr>
        <w:pStyle w:val="Compact"/>
        <w:numPr>
          <w:ilvl w:val="0"/>
          <w:numId w:val="14"/>
        </w:numPr>
      </w:pPr>
      <w:r>
        <w:lastRenderedPageBreak/>
        <w:t>Systematic organization by discipline, document type, and creation sequence</w:t>
      </w:r>
    </w:p>
    <w:p w14:paraId="1C00329F" w14:textId="77777777" w:rsidR="00181DD0" w:rsidRDefault="00000000">
      <w:pPr>
        <w:pStyle w:val="Compact"/>
        <w:numPr>
          <w:ilvl w:val="0"/>
          <w:numId w:val="14"/>
        </w:numPr>
      </w:pPr>
      <w:r>
        <w:t>Audit trail support for document lifecycle tracking and compliance requirements</w:t>
      </w:r>
    </w:p>
    <w:p w14:paraId="4EA2BDD3" w14:textId="77777777" w:rsidR="00181DD0" w:rsidRDefault="00000000">
      <w:pPr>
        <w:pStyle w:val="Compact"/>
        <w:numPr>
          <w:ilvl w:val="0"/>
          <w:numId w:val="14"/>
        </w:numPr>
      </w:pPr>
      <w:r>
        <w:t>Integration capability with Data Warehouse tools and document management systems</w:t>
      </w:r>
    </w:p>
    <w:p w14:paraId="54592D1B" w14:textId="77777777" w:rsidR="00181DD0" w:rsidRDefault="00000000">
      <w:pPr>
        <w:pStyle w:val="Compact"/>
        <w:numPr>
          <w:ilvl w:val="0"/>
          <w:numId w:val="14"/>
        </w:numPr>
      </w:pPr>
      <w:r>
        <w:t>Efficient retrieval through structured search and filtering capabilities</w:t>
      </w:r>
    </w:p>
    <w:p w14:paraId="7C243C65" w14:textId="77777777" w:rsidR="00181DD0" w:rsidRDefault="00000000">
      <w:pPr>
        <w:pStyle w:val="Heading4"/>
      </w:pPr>
      <w:bookmarkStart w:id="564" w:name="universal-format-application"/>
      <w:bookmarkEnd w:id="563"/>
      <w:r>
        <w:t>Universal Format Application</w:t>
      </w:r>
    </w:p>
    <w:p w14:paraId="152DFBDC" w14:textId="77777777" w:rsidR="00181DD0" w:rsidRDefault="00000000">
      <w:pPr>
        <w:pStyle w:val="FirstParagraph"/>
      </w:pPr>
      <w:r>
        <w:t>All Market projects shall utilize the same document numbering format regardless of project classification. This approach eliminates complexity variations between project classes while maintaining systematic organization benefits across all Market activities.</w:t>
      </w:r>
    </w:p>
    <w:p w14:paraId="2023E27E" w14:textId="77777777" w:rsidR="00181DD0" w:rsidRDefault="00000000">
      <w:pPr>
        <w:pStyle w:val="Heading4"/>
      </w:pPr>
      <w:bookmarkStart w:id="565" w:name="sequential-number-management"/>
      <w:bookmarkEnd w:id="564"/>
      <w:r>
        <w:t>Sequential Number Management</w:t>
      </w:r>
    </w:p>
    <w:p w14:paraId="1BB4BEC3" w14:textId="77777777" w:rsidR="00181DD0" w:rsidRDefault="00000000">
      <w:pPr>
        <w:pStyle w:val="FirstParagraph"/>
      </w:pPr>
      <w:r>
        <w:t>Document sequential numbers shall be assigned using Data Warehouse tools or systematic network drive review to ensure integrity and prevent conflicts.</w:t>
      </w:r>
    </w:p>
    <w:p w14:paraId="00070128" w14:textId="77777777" w:rsidR="00181DD0" w:rsidRDefault="00000000">
      <w:pPr>
        <w:pStyle w:val="BodyText"/>
      </w:pPr>
      <w:r>
        <w:t>Sequential numbers shall follow discipline-specific implementation:</w:t>
      </w:r>
    </w:p>
    <w:p w14:paraId="27C4057E" w14:textId="77777777" w:rsidR="00181DD0" w:rsidRDefault="00000000">
      <w:pPr>
        <w:pStyle w:val="Compact"/>
        <w:numPr>
          <w:ilvl w:val="0"/>
          <w:numId w:val="15"/>
        </w:numPr>
      </w:pPr>
      <w:r>
        <w:t>Numbers shall be unique within each discipline/document type combination</w:t>
      </w:r>
    </w:p>
    <w:p w14:paraId="261381D3" w14:textId="77777777" w:rsidR="00181DD0" w:rsidRDefault="00000000">
      <w:pPr>
        <w:pStyle w:val="Compact"/>
        <w:numPr>
          <w:ilvl w:val="0"/>
          <w:numId w:val="15"/>
        </w:numPr>
      </w:pPr>
      <w:r>
        <w:t>Numbering shall begin at 0001 for each discipline/document type combination</w:t>
      </w:r>
    </w:p>
    <w:p w14:paraId="556854F7" w14:textId="77777777" w:rsidR="00181DD0" w:rsidRDefault="00000000">
      <w:pPr>
        <w:pStyle w:val="Compact"/>
        <w:numPr>
          <w:ilvl w:val="0"/>
          <w:numId w:val="15"/>
        </w:numPr>
      </w:pPr>
      <w:r>
        <w:t>VOID document numbers shall never be reused under any circumstances</w:t>
      </w:r>
    </w:p>
    <w:p w14:paraId="1E90755A" w14:textId="77777777" w:rsidR="00181DD0" w:rsidRDefault="00000000">
      <w:pPr>
        <w:pStyle w:val="Compact"/>
        <w:numPr>
          <w:ilvl w:val="0"/>
          <w:numId w:val="15"/>
        </w:numPr>
      </w:pPr>
      <w:r>
        <w:t xml:space="preserve">CAN document </w:t>
      </w:r>
      <w:proofErr w:type="gramStart"/>
      <w:r>
        <w:t>numbers shall</w:t>
      </w:r>
      <w:proofErr w:type="gramEnd"/>
      <w:r>
        <w:t xml:space="preserve"> not be reused for operational simplicity</w:t>
      </w:r>
    </w:p>
    <w:p w14:paraId="26F2CD92" w14:textId="77777777" w:rsidR="00181DD0" w:rsidRDefault="00000000">
      <w:pPr>
        <w:pStyle w:val="Compact"/>
        <w:numPr>
          <w:ilvl w:val="0"/>
          <w:numId w:val="15"/>
        </w:numPr>
      </w:pPr>
      <w:r>
        <w:t>Sequential gaps from retired numbers remain permanent in the numbering system to avoid potential complications through project maturity.</w:t>
      </w:r>
    </w:p>
    <w:p w14:paraId="4BC525A4" w14:textId="77777777" w:rsidR="00181DD0" w:rsidRDefault="00000000">
      <w:pPr>
        <w:pStyle w:val="Heading4"/>
      </w:pPr>
      <w:bookmarkStart w:id="566" w:name="lifecycle-consistency"/>
      <w:bookmarkEnd w:id="565"/>
      <w:r>
        <w:t>Lifecycle Consistency</w:t>
      </w:r>
    </w:p>
    <w:p w14:paraId="6541E8FB" w14:textId="77777777" w:rsidR="00181DD0" w:rsidRDefault="00000000">
      <w:pPr>
        <w:pStyle w:val="FirstParagraph"/>
      </w:pPr>
      <w:r>
        <w:t>Document numbers shall remain constant throughout the document lifecycle regardless of revision status, Issue Status Code changes, or project classification modifications. This consistency ensures reliable document identification and audit trail maintenance.</w:t>
      </w:r>
    </w:p>
    <w:p w14:paraId="2C93CE4F" w14:textId="77777777" w:rsidR="00181DD0" w:rsidRDefault="00000000">
      <w:pPr>
        <w:pStyle w:val="BodyText"/>
      </w:pPr>
      <w:r>
        <w:t>External party documents maintain their original numbering systems and are tracked through existing Company submittal and correspondence management processes as defined in applicable QUAL procedures.</w:t>
      </w:r>
    </w:p>
    <w:p w14:paraId="3D5E8078" w14:textId="77777777" w:rsidR="00181DD0" w:rsidRDefault="00000000">
      <w:pPr>
        <w:pStyle w:val="BodyText"/>
        <w:rPr>
          <w:ins w:id="567" w:author="Tim Trice" w:date="2025-10-09T09:45:00Z" w16du:dateUtc="2025-10-09T14:45:00Z"/>
        </w:rPr>
      </w:pPr>
      <w:r>
        <w:t>Complete format specifications, code definitions, and sequential numbering rules are provided in Appendix A.</w:t>
      </w:r>
    </w:p>
    <w:p w14:paraId="69086451" w14:textId="1C61C2F3" w:rsidR="00EF6E56" w:rsidDel="00EF6E56" w:rsidRDefault="00EF6E56" w:rsidP="00EF6E56">
      <w:pPr>
        <w:pStyle w:val="Heading3"/>
        <w:rPr>
          <w:del w:id="568" w:author="Tim Trice" w:date="2025-10-09T09:45:00Z" w16du:dateUtc="2025-10-09T14:45:00Z"/>
        </w:rPr>
        <w:pPrChange w:id="569" w:author="Tim Trice" w:date="2025-10-09T09:45:00Z" w16du:dateUtc="2025-10-09T14:45:00Z">
          <w:pPr>
            <w:pStyle w:val="BodyText"/>
          </w:pPr>
        </w:pPrChange>
      </w:pPr>
      <w:ins w:id="570" w:author="Tim Trice" w:date="2025-10-09T09:45:00Z" w16du:dateUtc="2025-10-09T14:45:00Z">
        <w:r>
          <w:t>Document title</w:t>
        </w:r>
      </w:ins>
    </w:p>
    <w:p w14:paraId="6992AB15" w14:textId="77777777" w:rsidR="00EF6E56" w:rsidRDefault="00EF6E56" w:rsidP="00EF6E56">
      <w:pPr>
        <w:pStyle w:val="Heading3"/>
        <w:rPr>
          <w:ins w:id="571" w:author="Tim Trice" w:date="2025-10-09T09:45:00Z" w16du:dateUtc="2025-10-09T14:45:00Z"/>
        </w:rPr>
        <w:pPrChange w:id="572" w:author="Tim Trice" w:date="2025-10-09T09:45:00Z" w16du:dateUtc="2025-10-09T14:45:00Z">
          <w:pPr>
            <w:pStyle w:val="BodyText"/>
          </w:pPr>
        </w:pPrChange>
      </w:pPr>
    </w:p>
    <w:p w14:paraId="6D735847" w14:textId="2CAAE348" w:rsidR="00181DD0" w:rsidDel="001A5317" w:rsidRDefault="001A5317" w:rsidP="00EF6E56">
      <w:pPr>
        <w:pStyle w:val="Heading3"/>
        <w:rPr>
          <w:del w:id="573" w:author="Tim Trice" w:date="2025-10-09T09:22:00Z" w16du:dateUtc="2025-10-09T14:22:00Z"/>
        </w:rPr>
        <w:pPrChange w:id="574" w:author="Tim Trice" w:date="2025-10-09T09:45:00Z" w16du:dateUtc="2025-10-09T14:45:00Z">
          <w:pPr>
            <w:pStyle w:val="Heading3"/>
          </w:pPr>
        </w:pPrChange>
      </w:pPr>
      <w:bookmarkStart w:id="575" w:name="format-requirements"/>
      <w:bookmarkEnd w:id="566"/>
      <w:del w:id="576" w:author="Tim Trice" w:date="2025-10-09T09:22:00Z" w16du:dateUtc="2025-10-09T14:22:00Z">
        <w:r w:rsidDel="00027F76">
          <w:delText>Format Requirements</w:delText>
        </w:r>
      </w:del>
    </w:p>
    <w:p w14:paraId="7D0E9014" w14:textId="5825EDD0" w:rsidR="00181DD0" w:rsidDel="001A5317" w:rsidRDefault="001A5317" w:rsidP="001A5317">
      <w:pPr>
        <w:pStyle w:val="BodyText"/>
        <w:rPr>
          <w:del w:id="577" w:author="Tim Trice" w:date="2025-10-09T09:22:00Z" w16du:dateUtc="2025-10-09T14:22:00Z"/>
        </w:rPr>
      </w:pPr>
      <w:ins w:id="578" w:author="Tim Trice" w:date="2025-10-09T09:24:00Z" w16du:dateUtc="2025-10-09T14:24:00Z">
        <w:r>
          <w:t xml:space="preserve">Document title may contain one or more of the following characters: </w:t>
        </w:r>
      </w:ins>
      <w:del w:id="579" w:author="Tim Trice" w:date="2025-10-09T09:22:00Z" w16du:dateUtc="2025-10-09T14:22:00Z">
        <w:r w:rsidDel="00027F76">
          <w:delText>All Class I project documents shall use the following numbering format:</w:delText>
        </w:r>
      </w:del>
    </w:p>
    <w:p w14:paraId="2C169660" w14:textId="77777777" w:rsidR="001A5317" w:rsidRDefault="001A5317" w:rsidP="001A5317">
      <w:pPr>
        <w:pStyle w:val="BodyText"/>
        <w:rPr>
          <w:ins w:id="580" w:author="Tim Trice" w:date="2025-10-09T09:24:00Z" w16du:dateUtc="2025-10-09T14:24:00Z"/>
        </w:rPr>
      </w:pPr>
    </w:p>
    <w:p w14:paraId="730733EB" w14:textId="601776A0" w:rsidR="001A5317" w:rsidRPr="007A61F9" w:rsidRDefault="001A5317">
      <w:pPr>
        <w:pStyle w:val="ListParagraph"/>
        <w:numPr>
          <w:ilvl w:val="0"/>
          <w:numId w:val="55"/>
        </w:numPr>
        <w:rPr>
          <w:ins w:id="581" w:author="Tim Trice" w:date="2025-10-09T09:25:00Z" w16du:dateUtc="2025-10-09T14:25:00Z"/>
        </w:rPr>
        <w:pPrChange w:id="582" w:author="Tim Trice" w:date="2025-10-09T09:25:00Z" w16du:dateUtc="2025-10-09T14:25:00Z">
          <w:pPr>
            <w:pStyle w:val="BodyText"/>
            <w:numPr>
              <w:numId w:val="54"/>
            </w:numPr>
            <w:ind w:left="720" w:hanging="360"/>
          </w:pPr>
        </w:pPrChange>
      </w:pPr>
      <w:ins w:id="583" w:author="Tim Trice" w:date="2025-10-09T09:24:00Z" w16du:dateUtc="2025-10-09T14:24:00Z">
        <w:r w:rsidRPr="007A61F9">
          <w:t>Alpha [a</w:t>
        </w:r>
      </w:ins>
      <w:ins w:id="584" w:author="Tim Trice" w:date="2025-10-09T09:39:00Z" w16du:dateUtc="2025-10-09T14:39:00Z">
        <w:r w:rsidR="002A2A6F">
          <w:t>-</w:t>
        </w:r>
      </w:ins>
      <w:proofErr w:type="spellStart"/>
      <w:ins w:id="585" w:author="Tim Trice" w:date="2025-10-09T09:40:00Z" w16du:dateUtc="2025-10-09T14:40:00Z">
        <w:r w:rsidR="002A2A6F">
          <w:t>zA</w:t>
        </w:r>
        <w:proofErr w:type="spellEnd"/>
        <w:r w:rsidR="002A2A6F">
          <w:t>-Z</w:t>
        </w:r>
      </w:ins>
      <w:ins w:id="586" w:author="Tim Trice" w:date="2025-10-09T09:25:00Z" w16du:dateUtc="2025-10-09T14:25:00Z">
        <w:r w:rsidRPr="007A61F9">
          <w:t>]</w:t>
        </w:r>
      </w:ins>
    </w:p>
    <w:p w14:paraId="083BB6FB" w14:textId="57D4746D" w:rsidR="001A5317" w:rsidRPr="007A61F9" w:rsidRDefault="001A5317">
      <w:pPr>
        <w:pStyle w:val="ListParagraph"/>
        <w:numPr>
          <w:ilvl w:val="0"/>
          <w:numId w:val="55"/>
        </w:numPr>
        <w:rPr>
          <w:ins w:id="587" w:author="Tim Trice" w:date="2025-10-09T09:25:00Z" w16du:dateUtc="2025-10-09T14:25:00Z"/>
        </w:rPr>
        <w:pPrChange w:id="588" w:author="Tim Trice" w:date="2025-10-09T09:25:00Z" w16du:dateUtc="2025-10-09T14:25:00Z">
          <w:pPr>
            <w:pStyle w:val="BodyText"/>
            <w:numPr>
              <w:numId w:val="54"/>
            </w:numPr>
            <w:ind w:left="720" w:hanging="360"/>
          </w:pPr>
        </w:pPrChange>
      </w:pPr>
      <w:ins w:id="589" w:author="Tim Trice" w:date="2025-10-09T09:25:00Z" w16du:dateUtc="2025-10-09T14:25:00Z">
        <w:r w:rsidRPr="007A61F9">
          <w:t>Numeric [0-9]</w:t>
        </w:r>
      </w:ins>
    </w:p>
    <w:p w14:paraId="32E1FA6B" w14:textId="07BCF94E" w:rsidR="001A5317" w:rsidRPr="007A61F9" w:rsidRDefault="001A5317">
      <w:pPr>
        <w:pStyle w:val="ListParagraph"/>
        <w:numPr>
          <w:ilvl w:val="0"/>
          <w:numId w:val="55"/>
        </w:numPr>
        <w:rPr>
          <w:ins w:id="590" w:author="Tim Trice" w:date="2025-10-09T09:25:00Z" w16du:dateUtc="2025-10-09T14:25:00Z"/>
        </w:rPr>
        <w:pPrChange w:id="591" w:author="Tim Trice" w:date="2025-10-09T09:25:00Z" w16du:dateUtc="2025-10-09T14:25:00Z">
          <w:pPr>
            <w:pStyle w:val="BodyText"/>
            <w:numPr>
              <w:numId w:val="54"/>
            </w:numPr>
            <w:ind w:left="720" w:hanging="360"/>
          </w:pPr>
        </w:pPrChange>
      </w:pPr>
      <w:ins w:id="592" w:author="Tim Trice" w:date="2025-10-09T09:25:00Z" w16du:dateUtc="2025-10-09T14:25:00Z">
        <w:r w:rsidRPr="007A61F9">
          <w:t>Punctuation [</w:t>
        </w:r>
        <w:r w:rsidR="007A61F9" w:rsidRPr="007A61F9">
          <w:t>-_</w:t>
        </w:r>
        <w:r w:rsidR="007A61F9">
          <w:t>]</w:t>
        </w:r>
      </w:ins>
    </w:p>
    <w:p w14:paraId="1A7F571C" w14:textId="304D86F1" w:rsidR="007A61F9" w:rsidRPr="007A61F9" w:rsidRDefault="007A61F9">
      <w:pPr>
        <w:pStyle w:val="ListParagraph"/>
        <w:numPr>
          <w:ilvl w:val="0"/>
          <w:numId w:val="55"/>
        </w:numPr>
        <w:rPr>
          <w:ins w:id="593" w:author="Tim Trice" w:date="2025-10-09T09:24:00Z" w16du:dateUtc="2025-10-09T14:24:00Z"/>
        </w:rPr>
        <w:pPrChange w:id="594" w:author="Tim Trice" w:date="2025-10-09T09:25:00Z" w16du:dateUtc="2025-10-09T14:25:00Z">
          <w:pPr>
            <w:pStyle w:val="BodyText"/>
          </w:pPr>
        </w:pPrChange>
      </w:pPr>
      <w:ins w:id="595" w:author="Tim Trice" w:date="2025-10-09T09:25:00Z" w16du:dateUtc="2025-10-09T14:25:00Z">
        <w:r w:rsidRPr="007A61F9">
          <w:t xml:space="preserve">Spaces </w:t>
        </w:r>
        <w:proofErr w:type="gramStart"/>
        <w:r w:rsidRPr="007A61F9">
          <w:t>[ ]</w:t>
        </w:r>
      </w:ins>
      <w:proofErr w:type="gramEnd"/>
    </w:p>
    <w:p w14:paraId="32BA4BDF" w14:textId="50C13CF7" w:rsidR="00181DD0" w:rsidDel="00027F76" w:rsidRDefault="007A61F9">
      <w:pPr>
        <w:pStyle w:val="BodyText"/>
        <w:rPr>
          <w:del w:id="596" w:author="Tim Trice" w:date="2025-10-09T09:22:00Z" w16du:dateUtc="2025-10-09T14:22:00Z"/>
        </w:rPr>
      </w:pPr>
      <w:ins w:id="597" w:author="Tim Trice" w:date="2025-10-09T09:25:00Z" w16du:dateUtc="2025-10-09T14:25:00Z">
        <w:r>
          <w:lastRenderedPageBreak/>
          <w:t>No additional characters shall be used as they may corrupt</w:t>
        </w:r>
      </w:ins>
      <w:ins w:id="598" w:author="Tim Trice" w:date="2025-10-09T09:26:00Z" w16du:dateUtc="2025-10-09T14:26:00Z">
        <w:r>
          <w:t xml:space="preserve"> other software or database systems.</w:t>
        </w:r>
      </w:ins>
      <w:del w:id="599" w:author="Tim Trice" w:date="2025-10-09T09:22:00Z" w16du:dateUtc="2025-10-09T14:22:00Z">
        <w:r w:rsidDel="00027F76">
          <w:rPr>
            <w:b/>
            <w:bCs/>
          </w:rPr>
          <w:delText>AAICCCC-DDD-EEE-FFFF</w:delText>
        </w:r>
      </w:del>
    </w:p>
    <w:p w14:paraId="2FFD868D" w14:textId="0A909F77" w:rsidR="00181DD0" w:rsidDel="00027F76" w:rsidRDefault="00000000">
      <w:pPr>
        <w:pStyle w:val="BodyText"/>
        <w:rPr>
          <w:del w:id="600" w:author="Tim Trice" w:date="2025-10-09T09:22:00Z" w16du:dateUtc="2025-10-09T14:22:00Z"/>
        </w:rPr>
      </w:pPr>
      <w:del w:id="601" w:author="Tim Trice" w:date="2025-10-09T09:22:00Z" w16du:dateUtc="2025-10-09T14:22:00Z">
        <w:r w:rsidDel="00027F76">
          <w:delText>Where:</w:delText>
        </w:r>
      </w:del>
    </w:p>
    <w:p w14:paraId="2C1F8F37" w14:textId="1B37B19D" w:rsidR="00181DD0" w:rsidDel="00027F76" w:rsidRDefault="00000000">
      <w:pPr>
        <w:pStyle w:val="BodyText"/>
        <w:rPr>
          <w:del w:id="602" w:author="Tim Trice" w:date="2025-10-09T09:22:00Z" w16du:dateUtc="2025-10-09T14:22:00Z"/>
        </w:rPr>
        <w:pPrChange w:id="603" w:author="Tim Trice" w:date="2025-10-09T09:24:00Z" w16du:dateUtc="2025-10-09T14:24:00Z">
          <w:pPr>
            <w:pStyle w:val="Compact"/>
            <w:numPr>
              <w:numId w:val="16"/>
            </w:numPr>
            <w:ind w:left="720" w:hanging="360"/>
          </w:pPr>
        </w:pPrChange>
      </w:pPr>
      <w:del w:id="604" w:author="Tim Trice" w:date="2025-10-09T09:22:00Z" w16du:dateUtc="2025-10-09T14:22:00Z">
        <w:r w:rsidDel="00027F76">
          <w:rPr>
            <w:b/>
            <w:bCs/>
          </w:rPr>
          <w:delText>AABCCCC</w:delText>
        </w:r>
        <w:r w:rsidDel="00027F76">
          <w:delText>: Project number</w:delText>
        </w:r>
      </w:del>
    </w:p>
    <w:p w14:paraId="51C5E91A" w14:textId="1FC4B1D2" w:rsidR="00181DD0" w:rsidDel="00027F76" w:rsidRDefault="00000000">
      <w:pPr>
        <w:pStyle w:val="BodyText"/>
        <w:rPr>
          <w:del w:id="605" w:author="Tim Trice" w:date="2025-10-09T09:22:00Z" w16du:dateUtc="2025-10-09T14:22:00Z"/>
        </w:rPr>
        <w:pPrChange w:id="606" w:author="Tim Trice" w:date="2025-10-09T09:24:00Z" w16du:dateUtc="2025-10-09T14:24:00Z">
          <w:pPr>
            <w:pStyle w:val="Compact"/>
            <w:numPr>
              <w:ilvl w:val="1"/>
              <w:numId w:val="17"/>
            </w:numPr>
            <w:ind w:left="1440" w:hanging="360"/>
          </w:pPr>
        </w:pPrChange>
      </w:pPr>
      <w:del w:id="607" w:author="Tim Trice" w:date="2025-10-09T09:22:00Z" w16du:dateUtc="2025-10-09T14:22:00Z">
        <w:r w:rsidDel="00027F76">
          <w:rPr>
            <w:b/>
            <w:bCs/>
          </w:rPr>
          <w:delText>AA</w:delText>
        </w:r>
        <w:r w:rsidDel="00027F76">
          <w:delText>=two-digit year</w:delText>
        </w:r>
      </w:del>
    </w:p>
    <w:p w14:paraId="308C6629" w14:textId="04D48E1D" w:rsidR="00181DD0" w:rsidDel="00027F76" w:rsidRDefault="00000000">
      <w:pPr>
        <w:pStyle w:val="BodyText"/>
        <w:rPr>
          <w:del w:id="608" w:author="Tim Trice" w:date="2025-10-09T09:22:00Z" w16du:dateUtc="2025-10-09T14:22:00Z"/>
        </w:rPr>
        <w:pPrChange w:id="609" w:author="Tim Trice" w:date="2025-10-09T09:24:00Z" w16du:dateUtc="2025-10-09T14:24:00Z">
          <w:pPr>
            <w:pStyle w:val="Compact"/>
            <w:numPr>
              <w:ilvl w:val="1"/>
              <w:numId w:val="17"/>
            </w:numPr>
            <w:ind w:left="1440" w:hanging="360"/>
          </w:pPr>
        </w:pPrChange>
      </w:pPr>
      <w:del w:id="610" w:author="Tim Trice" w:date="2025-10-09T09:22:00Z" w16du:dateUtc="2025-10-09T14:22:00Z">
        <w:r w:rsidDel="00027F76">
          <w:rPr>
            <w:b/>
            <w:bCs/>
          </w:rPr>
          <w:delText>I</w:delText>
        </w:r>
        <w:r w:rsidDel="00027F76">
          <w:delText>=market identifier “I” for “Industry”</w:delText>
        </w:r>
      </w:del>
    </w:p>
    <w:p w14:paraId="1537F2F6" w14:textId="0A0743E6" w:rsidR="00181DD0" w:rsidDel="00027F76" w:rsidRDefault="00000000">
      <w:pPr>
        <w:pStyle w:val="BodyText"/>
        <w:rPr>
          <w:del w:id="611" w:author="Tim Trice" w:date="2025-10-09T09:22:00Z" w16du:dateUtc="2025-10-09T14:22:00Z"/>
        </w:rPr>
        <w:pPrChange w:id="612" w:author="Tim Trice" w:date="2025-10-09T09:24:00Z" w16du:dateUtc="2025-10-09T14:24:00Z">
          <w:pPr>
            <w:pStyle w:val="Compact"/>
            <w:numPr>
              <w:ilvl w:val="1"/>
              <w:numId w:val="17"/>
            </w:numPr>
            <w:ind w:left="1440" w:hanging="360"/>
          </w:pPr>
        </w:pPrChange>
      </w:pPr>
      <w:del w:id="613" w:author="Tim Trice" w:date="2025-10-09T09:22:00Z" w16du:dateUtc="2025-10-09T14:22:00Z">
        <w:r w:rsidDel="00027F76">
          <w:rPr>
            <w:b/>
            <w:bCs/>
          </w:rPr>
          <w:delText>CCCC</w:delText>
        </w:r>
        <w:r w:rsidDel="00027F76">
          <w:delText>=four-digit sequential number assigned by Company</w:delText>
        </w:r>
      </w:del>
    </w:p>
    <w:p w14:paraId="1E708676" w14:textId="76337A79" w:rsidR="00181DD0" w:rsidDel="00027F76" w:rsidRDefault="00000000">
      <w:pPr>
        <w:pStyle w:val="BodyText"/>
        <w:rPr>
          <w:del w:id="614" w:author="Tim Trice" w:date="2025-10-09T09:22:00Z" w16du:dateUtc="2025-10-09T14:22:00Z"/>
        </w:rPr>
        <w:pPrChange w:id="615" w:author="Tim Trice" w:date="2025-10-09T09:24:00Z" w16du:dateUtc="2025-10-09T14:24:00Z">
          <w:pPr>
            <w:pStyle w:val="Compact"/>
            <w:numPr>
              <w:numId w:val="16"/>
            </w:numPr>
            <w:ind w:left="720" w:hanging="360"/>
          </w:pPr>
        </w:pPrChange>
      </w:pPr>
      <w:del w:id="616" w:author="Tim Trice" w:date="2025-10-09T09:22:00Z" w16du:dateUtc="2025-10-09T14:22:00Z">
        <w:r w:rsidDel="00027F76">
          <w:rPr>
            <w:b/>
            <w:bCs/>
          </w:rPr>
          <w:delText>DDD</w:delText>
        </w:r>
        <w:r w:rsidDel="00027F76">
          <w:delText>: Discipline code (3-character)</w:delText>
        </w:r>
      </w:del>
    </w:p>
    <w:p w14:paraId="5DE30E18" w14:textId="24ADFB96" w:rsidR="00181DD0" w:rsidDel="00027F76" w:rsidRDefault="00000000">
      <w:pPr>
        <w:pStyle w:val="BodyText"/>
        <w:rPr>
          <w:del w:id="617" w:author="Tim Trice" w:date="2025-10-09T09:22:00Z" w16du:dateUtc="2025-10-09T14:22:00Z"/>
        </w:rPr>
        <w:pPrChange w:id="618" w:author="Tim Trice" w:date="2025-10-09T09:24:00Z" w16du:dateUtc="2025-10-09T14:24:00Z">
          <w:pPr>
            <w:pStyle w:val="Compact"/>
            <w:numPr>
              <w:numId w:val="16"/>
            </w:numPr>
            <w:ind w:left="720" w:hanging="360"/>
          </w:pPr>
        </w:pPrChange>
      </w:pPr>
      <w:del w:id="619" w:author="Tim Trice" w:date="2025-10-09T09:22:00Z" w16du:dateUtc="2025-10-09T14:22:00Z">
        <w:r w:rsidDel="00027F76">
          <w:rPr>
            <w:b/>
            <w:bCs/>
          </w:rPr>
          <w:delText>EEE</w:delText>
        </w:r>
        <w:r w:rsidDel="00027F76">
          <w:delText>: Document type code (3-character)</w:delText>
        </w:r>
      </w:del>
    </w:p>
    <w:p w14:paraId="6AA09585" w14:textId="4FAA5220" w:rsidR="00181DD0" w:rsidDel="00027F76" w:rsidRDefault="00000000">
      <w:pPr>
        <w:pStyle w:val="BodyText"/>
        <w:rPr>
          <w:del w:id="620" w:author="Tim Trice" w:date="2025-10-09T09:22:00Z" w16du:dateUtc="2025-10-09T14:22:00Z"/>
        </w:rPr>
        <w:pPrChange w:id="621" w:author="Tim Trice" w:date="2025-10-09T09:24:00Z" w16du:dateUtc="2025-10-09T14:24:00Z">
          <w:pPr>
            <w:pStyle w:val="Compact"/>
            <w:numPr>
              <w:numId w:val="16"/>
            </w:numPr>
            <w:ind w:left="720" w:hanging="360"/>
          </w:pPr>
        </w:pPrChange>
      </w:pPr>
      <w:del w:id="622" w:author="Tim Trice" w:date="2025-10-09T09:22:00Z" w16du:dateUtc="2025-10-09T14:22:00Z">
        <w:r w:rsidDel="00027F76">
          <w:rPr>
            <w:b/>
            <w:bCs/>
          </w:rPr>
          <w:delText>FFFF</w:delText>
        </w:r>
        <w:r w:rsidDel="00027F76">
          <w:delText>: Sequential number (4-digit, discipline-specific)</w:delText>
        </w:r>
      </w:del>
    </w:p>
    <w:p w14:paraId="2D94F140" w14:textId="7B1416BB" w:rsidR="00181DD0" w:rsidDel="00027F76" w:rsidRDefault="00000000">
      <w:pPr>
        <w:pStyle w:val="BodyText"/>
        <w:rPr>
          <w:del w:id="623" w:author="Tim Trice" w:date="2025-10-09T09:22:00Z" w16du:dateUtc="2025-10-09T14:22:00Z"/>
        </w:rPr>
        <w:pPrChange w:id="624" w:author="Tim Trice" w:date="2025-10-09T09:24:00Z" w16du:dateUtc="2025-10-09T14:24:00Z">
          <w:pPr>
            <w:pStyle w:val="Compact"/>
            <w:numPr>
              <w:ilvl w:val="1"/>
              <w:numId w:val="18"/>
            </w:numPr>
            <w:ind w:left="1440" w:hanging="360"/>
          </w:pPr>
        </w:pPrChange>
      </w:pPr>
      <w:del w:id="625" w:author="Tim Trice" w:date="2025-10-09T09:22:00Z" w16du:dateUtc="2025-10-09T14:22:00Z">
        <w:r w:rsidDel="00027F76">
          <w:delText>Date in YYYYMMDD format may be used for Class I projects.</w:delText>
        </w:r>
      </w:del>
    </w:p>
    <w:p w14:paraId="45F7E73C" w14:textId="6EE69B38" w:rsidR="00181DD0" w:rsidDel="00027F76" w:rsidRDefault="00000000">
      <w:pPr>
        <w:pStyle w:val="BodyText"/>
        <w:rPr>
          <w:del w:id="626" w:author="Tim Trice" w:date="2025-10-09T09:22:00Z" w16du:dateUtc="2025-10-09T14:22:00Z"/>
        </w:rPr>
        <w:pPrChange w:id="627" w:author="Tim Trice" w:date="2025-10-09T09:24:00Z" w16du:dateUtc="2025-10-09T14:24:00Z">
          <w:pPr>
            <w:pStyle w:val="Heading4"/>
          </w:pPr>
        </w:pPrChange>
      </w:pPr>
      <w:bookmarkStart w:id="628" w:name="examples"/>
      <w:bookmarkEnd w:id="575"/>
      <w:del w:id="629" w:author="Tim Trice" w:date="2025-10-09T09:22:00Z" w16du:dateUtc="2025-10-09T14:22:00Z">
        <w:r w:rsidDel="00027F76">
          <w:delText>Examples</w:delText>
        </w:r>
      </w:del>
    </w:p>
    <w:p w14:paraId="526ED179" w14:textId="06A8C347" w:rsidR="00181DD0" w:rsidDel="00027F76" w:rsidRDefault="00000000">
      <w:pPr>
        <w:pStyle w:val="BodyText"/>
        <w:rPr>
          <w:del w:id="630" w:author="Tim Trice" w:date="2025-10-09T09:22:00Z" w16du:dateUtc="2025-10-09T14:22:00Z"/>
        </w:rPr>
        <w:pPrChange w:id="631" w:author="Tim Trice" w:date="2025-10-09T09:24:00Z" w16du:dateUtc="2025-10-09T14:24:00Z">
          <w:pPr>
            <w:pStyle w:val="Compact"/>
            <w:numPr>
              <w:numId w:val="19"/>
            </w:numPr>
            <w:ind w:left="720" w:hanging="360"/>
          </w:pPr>
        </w:pPrChange>
      </w:pPr>
      <w:del w:id="632" w:author="Tim Trice" w:date="2025-10-09T09:22:00Z" w16du:dateUtc="2025-10-09T14:22:00Z">
        <w:r w:rsidDel="00027F76">
          <w:rPr>
            <w:rStyle w:val="VerbatimChar"/>
          </w:rPr>
          <w:delText>23I0024-CIV-DWG-241215</w:delText>
        </w:r>
        <w:r w:rsidDel="00027F76">
          <w:delText xml:space="preserve"> (Project drawing created December 15, 2024)</w:delText>
        </w:r>
      </w:del>
    </w:p>
    <w:p w14:paraId="0066DF49" w14:textId="5773DDB4" w:rsidR="00181DD0" w:rsidDel="00027F76" w:rsidRDefault="00000000">
      <w:pPr>
        <w:pStyle w:val="BodyText"/>
        <w:rPr>
          <w:del w:id="633" w:author="Tim Trice" w:date="2025-10-09T09:22:00Z" w16du:dateUtc="2025-10-09T14:22:00Z"/>
        </w:rPr>
        <w:pPrChange w:id="634" w:author="Tim Trice" w:date="2025-10-09T09:24:00Z" w16du:dateUtc="2025-10-09T14:24:00Z">
          <w:pPr>
            <w:pStyle w:val="Compact"/>
            <w:numPr>
              <w:numId w:val="19"/>
            </w:numPr>
            <w:ind w:left="720" w:hanging="360"/>
          </w:pPr>
        </w:pPrChange>
      </w:pPr>
      <w:del w:id="635" w:author="Tim Trice" w:date="2025-10-09T09:22:00Z" w16du:dateUtc="2025-10-09T14:22:00Z">
        <w:r w:rsidDel="00027F76">
          <w:rPr>
            <w:rStyle w:val="VerbatimChar"/>
          </w:rPr>
          <w:delText>25I0117-MEC-CAL-241220</w:delText>
        </w:r>
        <w:r w:rsidDel="00027F76">
          <w:delText xml:space="preserve"> (Mechanical calculation created December 20, 2024)</w:delText>
        </w:r>
      </w:del>
    </w:p>
    <w:p w14:paraId="05909C36" w14:textId="33E92B6F" w:rsidR="00181DD0" w:rsidDel="00027F76" w:rsidRDefault="00000000">
      <w:pPr>
        <w:pStyle w:val="BodyText"/>
        <w:rPr>
          <w:del w:id="636" w:author="Tim Trice" w:date="2025-10-09T09:22:00Z" w16du:dateUtc="2025-10-09T14:22:00Z"/>
        </w:rPr>
        <w:pPrChange w:id="637" w:author="Tim Trice" w:date="2025-10-09T09:24:00Z" w16du:dateUtc="2025-10-09T14:24:00Z">
          <w:pPr>
            <w:pStyle w:val="Compact"/>
            <w:numPr>
              <w:numId w:val="19"/>
            </w:numPr>
            <w:ind w:left="720" w:hanging="360"/>
          </w:pPr>
        </w:pPrChange>
      </w:pPr>
      <w:del w:id="638" w:author="Tim Trice" w:date="2025-10-09T09:22:00Z" w16du:dateUtc="2025-10-09T14:22:00Z">
        <w:r w:rsidDel="00027F76">
          <w:rPr>
            <w:rStyle w:val="VerbatimChar"/>
          </w:rPr>
          <w:delText>24I0201-PMG-RPT-241218</w:delText>
        </w:r>
        <w:r w:rsidDel="00027F76">
          <w:delText xml:space="preserve"> (Project management report created December 18, 2024)</w:delText>
        </w:r>
      </w:del>
    </w:p>
    <w:p w14:paraId="17C568F0" w14:textId="47203FF8" w:rsidR="00181DD0" w:rsidDel="00027F76" w:rsidRDefault="00000000">
      <w:pPr>
        <w:pStyle w:val="BodyText"/>
        <w:rPr>
          <w:del w:id="639" w:author="Tim Trice" w:date="2025-10-09T09:22:00Z" w16du:dateUtc="2025-10-09T14:22:00Z"/>
        </w:rPr>
        <w:pPrChange w:id="640" w:author="Tim Trice" w:date="2025-10-09T09:24:00Z" w16du:dateUtc="2025-10-09T14:24:00Z">
          <w:pPr>
            <w:pStyle w:val="Compact"/>
            <w:numPr>
              <w:numId w:val="19"/>
            </w:numPr>
            <w:ind w:left="720" w:hanging="360"/>
          </w:pPr>
        </w:pPrChange>
      </w:pPr>
      <w:del w:id="641" w:author="Tim Trice" w:date="2025-10-09T09:22:00Z" w16du:dateUtc="2025-10-09T14:22:00Z">
        <w:r w:rsidDel="00027F76">
          <w:rPr>
            <w:rStyle w:val="VerbatimChar"/>
          </w:rPr>
          <w:delText>23I0794-PMG-MIN-0023</w:delText>
        </w:r>
        <w:r w:rsidDel="00027F76">
          <w:delText xml:space="preserve"> (Project management meeting minutes with sequence 0023)</w:delText>
        </w:r>
      </w:del>
    </w:p>
    <w:p w14:paraId="75662864" w14:textId="77777777" w:rsidR="001A5317" w:rsidRDefault="001A5317">
      <w:pPr>
        <w:pStyle w:val="BodyText"/>
        <w:rPr>
          <w:ins w:id="642" w:author="Tim Trice" w:date="2025-10-09T09:24:00Z" w16du:dateUtc="2025-10-09T14:24:00Z"/>
        </w:rPr>
        <w:pPrChange w:id="643" w:author="Tim Trice" w:date="2025-10-09T09:24:00Z" w16du:dateUtc="2025-10-09T14:24:00Z">
          <w:pPr>
            <w:pStyle w:val="Heading3"/>
          </w:pPr>
        </w:pPrChange>
      </w:pPr>
      <w:bookmarkStart w:id="644" w:name="document-revision"/>
      <w:bookmarkEnd w:id="548"/>
      <w:bookmarkEnd w:id="628"/>
    </w:p>
    <w:p w14:paraId="0B576C35" w14:textId="5FEF2B8A" w:rsidR="00181DD0" w:rsidRDefault="00000000">
      <w:pPr>
        <w:pStyle w:val="Heading3"/>
      </w:pPr>
      <w:bookmarkStart w:id="645" w:name="_Toc210895473"/>
      <w:r>
        <w:t>Document Revision</w:t>
      </w:r>
      <w:bookmarkEnd w:id="645"/>
    </w:p>
    <w:p w14:paraId="33DEF693" w14:textId="77777777" w:rsidR="00181DD0" w:rsidRDefault="00000000">
      <w:pPr>
        <w:pStyle w:val="FirstParagraph"/>
      </w:pPr>
      <w:r>
        <w:t>Document revisions shall follow industry-standard practices based on document status and review requirements.</w:t>
      </w:r>
    </w:p>
    <w:p w14:paraId="0BA621E9" w14:textId="77777777" w:rsidR="00181DD0" w:rsidRDefault="00000000">
      <w:pPr>
        <w:pStyle w:val="Heading4"/>
      </w:pPr>
      <w:bookmarkStart w:id="646" w:name="alpha-revisions"/>
      <w:r>
        <w:t>Alpha Revisions</w:t>
      </w:r>
    </w:p>
    <w:p w14:paraId="7F6FA1D3" w14:textId="77777777" w:rsidR="00181DD0" w:rsidRDefault="00000000">
      <w:pPr>
        <w:pStyle w:val="FirstParagraph"/>
      </w:pPr>
      <w:r>
        <w:t>Alpha revisions shall be used for documents in review cycles:</w:t>
      </w:r>
    </w:p>
    <w:p w14:paraId="78A00A5B" w14:textId="77777777" w:rsidR="00181DD0" w:rsidRDefault="00000000">
      <w:pPr>
        <w:pStyle w:val="Compact"/>
        <w:numPr>
          <w:ilvl w:val="0"/>
          <w:numId w:val="20"/>
        </w:numPr>
      </w:pPr>
      <w:r>
        <w:t>Sequence: A, B, C, D, E, F, G, H, J, K, L, M, N, P, Q, R, S, T, U, V, W, X, Y, Z</w:t>
      </w:r>
    </w:p>
    <w:p w14:paraId="2EBA4078" w14:textId="77777777" w:rsidR="00181DD0" w:rsidRDefault="00000000">
      <w:pPr>
        <w:pStyle w:val="Compact"/>
        <w:numPr>
          <w:ilvl w:val="0"/>
          <w:numId w:val="20"/>
        </w:numPr>
      </w:pPr>
      <w:r>
        <w:t>Letters I and O shall not be used to prevent confusion with numbers</w:t>
      </w:r>
    </w:p>
    <w:p w14:paraId="3A47F55D" w14:textId="77777777" w:rsidR="00181DD0" w:rsidRDefault="00000000">
      <w:pPr>
        <w:pStyle w:val="Compact"/>
        <w:numPr>
          <w:ilvl w:val="0"/>
          <w:numId w:val="20"/>
        </w:numPr>
      </w:pPr>
      <w:r>
        <w:t>If revisions exceed Z, continue with AA, AB, AC, etc.</w:t>
      </w:r>
    </w:p>
    <w:p w14:paraId="759CCC58" w14:textId="77777777" w:rsidR="00181DD0" w:rsidRDefault="00000000">
      <w:pPr>
        <w:pStyle w:val="Heading4"/>
      </w:pPr>
      <w:bookmarkStart w:id="647" w:name="numerical-revisions"/>
      <w:bookmarkEnd w:id="646"/>
      <w:r>
        <w:t>Numerical Revisions</w:t>
      </w:r>
    </w:p>
    <w:p w14:paraId="1B584AD3" w14:textId="77777777" w:rsidR="00181DD0" w:rsidRDefault="00000000">
      <w:pPr>
        <w:pStyle w:val="FirstParagraph"/>
      </w:pPr>
      <w:r>
        <w:t>Numerical revisions shall be used for approved documents:</w:t>
      </w:r>
    </w:p>
    <w:p w14:paraId="253B4810" w14:textId="77777777" w:rsidR="00181DD0" w:rsidRDefault="00000000">
      <w:pPr>
        <w:pStyle w:val="Compact"/>
        <w:numPr>
          <w:ilvl w:val="0"/>
          <w:numId w:val="21"/>
        </w:numPr>
      </w:pPr>
      <w:r>
        <w:t>Sequence: 0, 1, 2, 3, 4, 5, 6, 7, 8, 9</w:t>
      </w:r>
    </w:p>
    <w:p w14:paraId="6E484542" w14:textId="77777777" w:rsidR="00181DD0" w:rsidRDefault="00000000">
      <w:pPr>
        <w:pStyle w:val="Compact"/>
        <w:numPr>
          <w:ilvl w:val="0"/>
          <w:numId w:val="21"/>
        </w:numPr>
      </w:pPr>
      <w:r>
        <w:t>Begin with 0 for first approved version</w:t>
      </w:r>
    </w:p>
    <w:p w14:paraId="6595DEB3" w14:textId="77777777" w:rsidR="00181DD0" w:rsidRDefault="00000000">
      <w:pPr>
        <w:pStyle w:val="Compact"/>
        <w:numPr>
          <w:ilvl w:val="0"/>
          <w:numId w:val="21"/>
        </w:numPr>
      </w:pPr>
      <w:r>
        <w:t>Increment sequentially for subsequent approved versions</w:t>
      </w:r>
    </w:p>
    <w:p w14:paraId="418D5E41" w14:textId="77777777" w:rsidR="00181DD0" w:rsidRDefault="00000000">
      <w:pPr>
        <w:pStyle w:val="Heading4"/>
      </w:pPr>
      <w:bookmarkStart w:id="648" w:name="mixed-revisions"/>
      <w:bookmarkEnd w:id="647"/>
      <w:r>
        <w:t>Mixed Revisions</w:t>
      </w:r>
    </w:p>
    <w:p w14:paraId="6765CCA9" w14:textId="77777777" w:rsidR="00181DD0" w:rsidRDefault="00000000">
      <w:pPr>
        <w:pStyle w:val="FirstParagraph"/>
      </w:pPr>
      <w:r>
        <w:t>Mixed revisions shall be used when approved documents require re-review:</w:t>
      </w:r>
    </w:p>
    <w:p w14:paraId="4769628F" w14:textId="77777777" w:rsidR="00181DD0" w:rsidRDefault="00000000">
      <w:pPr>
        <w:pStyle w:val="Compact"/>
        <w:numPr>
          <w:ilvl w:val="0"/>
          <w:numId w:val="22"/>
        </w:numPr>
      </w:pPr>
      <w:r>
        <w:t>Format: [Number][Letter] (e.g., 0A, 1B, 2C)</w:t>
      </w:r>
    </w:p>
    <w:p w14:paraId="30F6E8C2" w14:textId="77777777" w:rsidR="00181DD0" w:rsidRDefault="00000000">
      <w:pPr>
        <w:pStyle w:val="Compact"/>
        <w:numPr>
          <w:ilvl w:val="0"/>
          <w:numId w:val="22"/>
        </w:numPr>
      </w:pPr>
      <w:r>
        <w:t>Combines numerical base with alphabetic increment</w:t>
      </w:r>
    </w:p>
    <w:p w14:paraId="0B4C2808" w14:textId="77777777" w:rsidR="00181DD0" w:rsidRDefault="00000000">
      <w:pPr>
        <w:pStyle w:val="Compact"/>
        <w:numPr>
          <w:ilvl w:val="0"/>
          <w:numId w:val="22"/>
        </w:numPr>
      </w:pPr>
      <w:r>
        <w:t>Used when documents return to review cycle after approval</w:t>
      </w:r>
    </w:p>
    <w:p w14:paraId="03A86E50" w14:textId="77777777" w:rsidR="00181DD0" w:rsidRDefault="00000000">
      <w:pPr>
        <w:pStyle w:val="Heading4"/>
      </w:pPr>
      <w:bookmarkStart w:id="649" w:name="revision-assignment-rules"/>
      <w:bookmarkEnd w:id="648"/>
      <w:r>
        <w:t>Revision Assignment Rules</w:t>
      </w:r>
    </w:p>
    <w:p w14:paraId="6F9C9766" w14:textId="77777777" w:rsidR="00181DD0" w:rsidRDefault="00000000">
      <w:pPr>
        <w:pStyle w:val="Compact"/>
        <w:numPr>
          <w:ilvl w:val="0"/>
          <w:numId w:val="23"/>
        </w:numPr>
      </w:pPr>
      <w:r>
        <w:t>No revisions shall be skipped in sequence</w:t>
      </w:r>
    </w:p>
    <w:p w14:paraId="656927ED" w14:textId="186CE583" w:rsidR="00181DD0" w:rsidRDefault="00000000">
      <w:pPr>
        <w:pStyle w:val="Compact"/>
        <w:numPr>
          <w:ilvl w:val="0"/>
          <w:numId w:val="23"/>
        </w:numPr>
      </w:pPr>
      <w:r>
        <w:t xml:space="preserve">Each document type follows specific revision patterns based on Issue Status Code requirements (see </w:t>
      </w:r>
      <w:hyperlink w:anchor="_Issue_Status_Codes" w:history="1">
        <w:r w:rsidR="00181DD0" w:rsidRPr="00DF03FD">
          <w:rPr>
            <w:rStyle w:val="Hyperlink"/>
          </w:rPr>
          <w:t>Issue Status Codes</w:t>
        </w:r>
      </w:hyperlink>
      <w:r>
        <w:t>)</w:t>
      </w:r>
    </w:p>
    <w:p w14:paraId="0E2DA351" w14:textId="77777777" w:rsidR="00181DD0" w:rsidRDefault="00000000">
      <w:pPr>
        <w:pStyle w:val="Heading3"/>
      </w:pPr>
      <w:bookmarkStart w:id="650" w:name="_Toc210895474"/>
      <w:bookmarkStart w:id="651" w:name="document-revision-date"/>
      <w:bookmarkEnd w:id="644"/>
      <w:bookmarkEnd w:id="649"/>
      <w:r>
        <w:t xml:space="preserve">Document Revision </w:t>
      </w:r>
      <w:commentRangeStart w:id="652"/>
      <w:r>
        <w:t>Date</w:t>
      </w:r>
      <w:commentRangeEnd w:id="652"/>
      <w:r w:rsidR="00DF03FD">
        <w:rPr>
          <w:rStyle w:val="CommentReference"/>
          <w:rFonts w:eastAsiaTheme="minorHAnsi" w:cstheme="minorBidi"/>
          <w:color w:val="auto"/>
        </w:rPr>
        <w:commentReference w:id="652"/>
      </w:r>
      <w:bookmarkEnd w:id="650"/>
    </w:p>
    <w:p w14:paraId="07DF0357" w14:textId="77777777" w:rsidR="00181DD0" w:rsidRDefault="00000000">
      <w:pPr>
        <w:pStyle w:val="FirstParagraph"/>
      </w:pPr>
      <w:r>
        <w:t xml:space="preserve">Document revision dates shall be printed in YYYY-MM-DD format </w:t>
      </w:r>
      <w:proofErr w:type="gramStart"/>
      <w:r>
        <w:t>where</w:t>
      </w:r>
      <w:proofErr w:type="gramEnd"/>
    </w:p>
    <w:p w14:paraId="118FDAD4" w14:textId="77777777" w:rsidR="00181DD0" w:rsidRDefault="00000000">
      <w:pPr>
        <w:pStyle w:val="Compact"/>
        <w:numPr>
          <w:ilvl w:val="0"/>
          <w:numId w:val="24"/>
        </w:numPr>
      </w:pPr>
      <w:r>
        <w:t>YYYY - four-digit year</w:t>
      </w:r>
    </w:p>
    <w:p w14:paraId="56CAAFA9" w14:textId="77777777" w:rsidR="00181DD0" w:rsidRDefault="00000000">
      <w:pPr>
        <w:pStyle w:val="Compact"/>
        <w:numPr>
          <w:ilvl w:val="0"/>
          <w:numId w:val="24"/>
        </w:numPr>
      </w:pPr>
      <w:r>
        <w:t xml:space="preserve">MM - two-digit </w:t>
      </w:r>
      <w:proofErr w:type="gramStart"/>
      <w:r>
        <w:t>month</w:t>
      </w:r>
      <w:proofErr w:type="gramEnd"/>
    </w:p>
    <w:p w14:paraId="38C1CC86" w14:textId="77777777" w:rsidR="00181DD0" w:rsidRDefault="00000000">
      <w:pPr>
        <w:pStyle w:val="Compact"/>
        <w:numPr>
          <w:ilvl w:val="0"/>
          <w:numId w:val="24"/>
        </w:numPr>
      </w:pPr>
      <w:r>
        <w:t>DD - two-digit date</w:t>
      </w:r>
    </w:p>
    <w:p w14:paraId="7DCFFA41" w14:textId="77777777" w:rsidR="00181DD0" w:rsidRDefault="00000000">
      <w:pPr>
        <w:pStyle w:val="Heading3"/>
      </w:pPr>
      <w:bookmarkStart w:id="653" w:name="_Issue_Status_Codes"/>
      <w:bookmarkStart w:id="654" w:name="_Toc210895475"/>
      <w:bookmarkStart w:id="655" w:name="issue-status-codes"/>
      <w:bookmarkEnd w:id="651"/>
      <w:bookmarkEnd w:id="653"/>
      <w:r>
        <w:t>Issue Status Codes</w:t>
      </w:r>
      <w:bookmarkEnd w:id="654"/>
    </w:p>
    <w:p w14:paraId="2EC09E0E" w14:textId="77777777" w:rsidR="00181DD0" w:rsidRDefault="00000000">
      <w:pPr>
        <w:pStyle w:val="FirstParagraph"/>
      </w:pPr>
      <w:r>
        <w:t>The following Issue Status Codes shall be used to identify document review status: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18"/>
        <w:gridCol w:w="2700"/>
        <w:gridCol w:w="2070"/>
        <w:gridCol w:w="3888"/>
      </w:tblGrid>
      <w:tr w:rsidR="00181DD0" w:rsidRPr="00DF03FD" w14:paraId="22D5F4F5" w14:textId="77777777" w:rsidTr="00DF03FD">
        <w:trPr>
          <w:cnfStyle w:val="100000000000" w:firstRow="1" w:lastRow="0" w:firstColumn="0" w:lastColumn="0" w:oddVBand="0" w:evenVBand="0" w:oddHBand="0" w:evenHBand="0" w:firstRowFirstColumn="0" w:firstRowLastColumn="0" w:lastRowFirstColumn="0" w:lastRowLastColumn="0"/>
          <w:tblHeader/>
        </w:trPr>
        <w:tc>
          <w:tcPr>
            <w:tcW w:w="918" w:type="dxa"/>
            <w:tcBorders>
              <w:bottom w:val="none" w:sz="0" w:space="0" w:color="auto"/>
            </w:tcBorders>
          </w:tcPr>
          <w:p w14:paraId="2E7C3E1A" w14:textId="77777777" w:rsidR="00181DD0" w:rsidRPr="00DF03FD" w:rsidRDefault="00000000">
            <w:pPr>
              <w:pStyle w:val="Compact"/>
              <w:jc w:val="center"/>
              <w:rPr>
                <w:b/>
                <w:bCs/>
              </w:rPr>
            </w:pPr>
            <w:r w:rsidRPr="00DF03FD">
              <w:rPr>
                <w:b/>
                <w:bCs/>
              </w:rPr>
              <w:lastRenderedPageBreak/>
              <w:t>Code</w:t>
            </w:r>
          </w:p>
        </w:tc>
        <w:tc>
          <w:tcPr>
            <w:tcW w:w="2700" w:type="dxa"/>
            <w:tcBorders>
              <w:bottom w:val="none" w:sz="0" w:space="0" w:color="auto"/>
            </w:tcBorders>
          </w:tcPr>
          <w:p w14:paraId="6F673C11" w14:textId="77777777" w:rsidR="00181DD0" w:rsidRPr="00DF03FD" w:rsidRDefault="00000000">
            <w:pPr>
              <w:pStyle w:val="Compact"/>
              <w:rPr>
                <w:b/>
                <w:bCs/>
              </w:rPr>
            </w:pPr>
            <w:r w:rsidRPr="00DF03FD">
              <w:rPr>
                <w:b/>
                <w:bCs/>
              </w:rPr>
              <w:t>Description</w:t>
            </w:r>
          </w:p>
        </w:tc>
        <w:tc>
          <w:tcPr>
            <w:tcW w:w="2070" w:type="dxa"/>
            <w:tcBorders>
              <w:bottom w:val="none" w:sz="0" w:space="0" w:color="auto"/>
            </w:tcBorders>
          </w:tcPr>
          <w:p w14:paraId="66784319" w14:textId="77777777" w:rsidR="00181DD0" w:rsidRPr="00DF03FD" w:rsidRDefault="00000000">
            <w:pPr>
              <w:pStyle w:val="Compact"/>
              <w:jc w:val="center"/>
              <w:rPr>
                <w:b/>
                <w:bCs/>
              </w:rPr>
            </w:pPr>
            <w:r w:rsidRPr="00DF03FD">
              <w:rPr>
                <w:b/>
                <w:bCs/>
              </w:rPr>
              <w:t>Revision Format</w:t>
            </w:r>
          </w:p>
        </w:tc>
        <w:tc>
          <w:tcPr>
            <w:tcW w:w="3888" w:type="dxa"/>
            <w:tcBorders>
              <w:bottom w:val="none" w:sz="0" w:space="0" w:color="auto"/>
            </w:tcBorders>
          </w:tcPr>
          <w:p w14:paraId="2EB2F7B7" w14:textId="77777777" w:rsidR="00181DD0" w:rsidRPr="00DF03FD" w:rsidRDefault="00000000">
            <w:pPr>
              <w:pStyle w:val="Compact"/>
              <w:rPr>
                <w:b/>
                <w:bCs/>
              </w:rPr>
            </w:pPr>
            <w:r w:rsidRPr="00DF03FD">
              <w:rPr>
                <w:b/>
                <w:bCs/>
              </w:rPr>
              <w:t>Usage</w:t>
            </w:r>
          </w:p>
        </w:tc>
      </w:tr>
      <w:tr w:rsidR="00181DD0" w14:paraId="5446465B" w14:textId="77777777" w:rsidTr="00DF03FD">
        <w:tc>
          <w:tcPr>
            <w:tcW w:w="918" w:type="dxa"/>
          </w:tcPr>
          <w:p w14:paraId="05232DCE" w14:textId="77777777" w:rsidR="00181DD0" w:rsidRDefault="00000000">
            <w:pPr>
              <w:pStyle w:val="Compact"/>
              <w:jc w:val="center"/>
            </w:pPr>
            <w:r>
              <w:t>PLN</w:t>
            </w:r>
          </w:p>
        </w:tc>
        <w:tc>
          <w:tcPr>
            <w:tcW w:w="2700" w:type="dxa"/>
          </w:tcPr>
          <w:p w14:paraId="31A0E04C" w14:textId="77777777" w:rsidR="00181DD0" w:rsidRDefault="00000000">
            <w:pPr>
              <w:pStyle w:val="Compact"/>
            </w:pPr>
            <w:r>
              <w:t>Planned</w:t>
            </w:r>
          </w:p>
        </w:tc>
        <w:tc>
          <w:tcPr>
            <w:tcW w:w="2070" w:type="dxa"/>
          </w:tcPr>
          <w:p w14:paraId="03C9A0C0" w14:textId="77777777" w:rsidR="00181DD0" w:rsidRDefault="00000000" w:rsidP="00DF03FD">
            <w:pPr>
              <w:pStyle w:val="Compact"/>
            </w:pPr>
            <w:r>
              <w:t>N/A</w:t>
            </w:r>
          </w:p>
        </w:tc>
        <w:tc>
          <w:tcPr>
            <w:tcW w:w="3888" w:type="dxa"/>
          </w:tcPr>
          <w:p w14:paraId="692890C2" w14:textId="77777777" w:rsidR="00181DD0" w:rsidRDefault="00000000">
            <w:pPr>
              <w:pStyle w:val="Compact"/>
            </w:pPr>
            <w:r>
              <w:t>Documents scheduled for creation but not yet drafted</w:t>
            </w:r>
          </w:p>
        </w:tc>
      </w:tr>
      <w:tr w:rsidR="00181DD0" w14:paraId="6C424D74" w14:textId="77777777" w:rsidTr="00DF03FD">
        <w:tc>
          <w:tcPr>
            <w:tcW w:w="918" w:type="dxa"/>
          </w:tcPr>
          <w:p w14:paraId="2705EFC5" w14:textId="77777777" w:rsidR="00181DD0" w:rsidRDefault="00000000">
            <w:pPr>
              <w:pStyle w:val="Compact"/>
              <w:jc w:val="center"/>
            </w:pPr>
            <w:r>
              <w:t>DFT</w:t>
            </w:r>
          </w:p>
        </w:tc>
        <w:tc>
          <w:tcPr>
            <w:tcW w:w="2700" w:type="dxa"/>
          </w:tcPr>
          <w:p w14:paraId="29CC22D2" w14:textId="77777777" w:rsidR="00181DD0" w:rsidRDefault="00000000">
            <w:pPr>
              <w:pStyle w:val="Compact"/>
            </w:pPr>
            <w:r>
              <w:t>Draft</w:t>
            </w:r>
          </w:p>
        </w:tc>
        <w:tc>
          <w:tcPr>
            <w:tcW w:w="2070" w:type="dxa"/>
          </w:tcPr>
          <w:p w14:paraId="1760AC5B" w14:textId="77777777" w:rsidR="00181DD0" w:rsidRDefault="00000000" w:rsidP="00DF03FD">
            <w:pPr>
              <w:pStyle w:val="Compact"/>
            </w:pPr>
            <w:r>
              <w:t>Alpha</w:t>
            </w:r>
          </w:p>
        </w:tc>
        <w:tc>
          <w:tcPr>
            <w:tcW w:w="3888" w:type="dxa"/>
          </w:tcPr>
          <w:p w14:paraId="72C0DF45" w14:textId="77777777" w:rsidR="00181DD0" w:rsidRDefault="00000000">
            <w:pPr>
              <w:pStyle w:val="Compact"/>
            </w:pPr>
            <w:r>
              <w:t>Documents in development phase</w:t>
            </w:r>
          </w:p>
        </w:tc>
      </w:tr>
      <w:tr w:rsidR="00181DD0" w14:paraId="57F7D215" w14:textId="77777777" w:rsidTr="00DF03FD">
        <w:tc>
          <w:tcPr>
            <w:tcW w:w="918" w:type="dxa"/>
          </w:tcPr>
          <w:p w14:paraId="46A250DA" w14:textId="77777777" w:rsidR="00181DD0" w:rsidRDefault="00000000">
            <w:pPr>
              <w:pStyle w:val="Compact"/>
              <w:jc w:val="center"/>
            </w:pPr>
            <w:r>
              <w:t>IFI</w:t>
            </w:r>
          </w:p>
        </w:tc>
        <w:tc>
          <w:tcPr>
            <w:tcW w:w="2700" w:type="dxa"/>
          </w:tcPr>
          <w:p w14:paraId="5C04A2D2" w14:textId="77777777" w:rsidR="00181DD0" w:rsidRDefault="00000000">
            <w:pPr>
              <w:pStyle w:val="Compact"/>
            </w:pPr>
            <w:r>
              <w:t>Issued for Information</w:t>
            </w:r>
          </w:p>
        </w:tc>
        <w:tc>
          <w:tcPr>
            <w:tcW w:w="2070" w:type="dxa"/>
          </w:tcPr>
          <w:p w14:paraId="38E73425" w14:textId="77777777" w:rsidR="00181DD0" w:rsidRDefault="00000000" w:rsidP="00DF03FD">
            <w:pPr>
              <w:pStyle w:val="Compact"/>
            </w:pPr>
            <w:r>
              <w:t>Alpha</w:t>
            </w:r>
          </w:p>
        </w:tc>
        <w:tc>
          <w:tcPr>
            <w:tcW w:w="3888" w:type="dxa"/>
          </w:tcPr>
          <w:p w14:paraId="18C851D3" w14:textId="77777777" w:rsidR="00181DD0" w:rsidRDefault="00000000">
            <w:pPr>
              <w:pStyle w:val="Compact"/>
            </w:pPr>
            <w:r>
              <w:t>Documents providing information without requiring action</w:t>
            </w:r>
          </w:p>
        </w:tc>
      </w:tr>
      <w:tr w:rsidR="00181DD0" w14:paraId="149241E3" w14:textId="77777777" w:rsidTr="00DF03FD">
        <w:tc>
          <w:tcPr>
            <w:tcW w:w="918" w:type="dxa"/>
          </w:tcPr>
          <w:p w14:paraId="594365F1" w14:textId="77777777" w:rsidR="00181DD0" w:rsidRDefault="00000000">
            <w:pPr>
              <w:pStyle w:val="Compact"/>
              <w:jc w:val="center"/>
            </w:pPr>
            <w:r>
              <w:t>IFE</w:t>
            </w:r>
          </w:p>
        </w:tc>
        <w:tc>
          <w:tcPr>
            <w:tcW w:w="2700" w:type="dxa"/>
          </w:tcPr>
          <w:p w14:paraId="09AAA120" w14:textId="77777777" w:rsidR="00181DD0" w:rsidRDefault="00000000">
            <w:pPr>
              <w:pStyle w:val="Compact"/>
            </w:pPr>
            <w:r>
              <w:t>Issued for Estimate</w:t>
            </w:r>
          </w:p>
        </w:tc>
        <w:tc>
          <w:tcPr>
            <w:tcW w:w="2070" w:type="dxa"/>
          </w:tcPr>
          <w:p w14:paraId="71F4028B" w14:textId="77777777" w:rsidR="00181DD0" w:rsidRDefault="00000000" w:rsidP="00DF03FD">
            <w:pPr>
              <w:pStyle w:val="Compact"/>
            </w:pPr>
            <w:r>
              <w:t>Alpha</w:t>
            </w:r>
          </w:p>
        </w:tc>
        <w:tc>
          <w:tcPr>
            <w:tcW w:w="3888" w:type="dxa"/>
          </w:tcPr>
          <w:p w14:paraId="391277FF" w14:textId="77777777" w:rsidR="00181DD0" w:rsidRDefault="00000000">
            <w:pPr>
              <w:pStyle w:val="Compact"/>
            </w:pPr>
            <w:r>
              <w:t>Documents supporting cost estimation activities</w:t>
            </w:r>
          </w:p>
        </w:tc>
      </w:tr>
      <w:tr w:rsidR="00181DD0" w14:paraId="6C03F8EC" w14:textId="77777777" w:rsidTr="00DF03FD">
        <w:tc>
          <w:tcPr>
            <w:tcW w:w="918" w:type="dxa"/>
          </w:tcPr>
          <w:p w14:paraId="49F6698C" w14:textId="77777777" w:rsidR="00181DD0" w:rsidRDefault="00000000">
            <w:pPr>
              <w:pStyle w:val="Compact"/>
              <w:jc w:val="center"/>
            </w:pPr>
            <w:r>
              <w:t>IFR</w:t>
            </w:r>
          </w:p>
        </w:tc>
        <w:tc>
          <w:tcPr>
            <w:tcW w:w="2700" w:type="dxa"/>
          </w:tcPr>
          <w:p w14:paraId="0D3BEFA9" w14:textId="77777777" w:rsidR="00181DD0" w:rsidRDefault="00000000">
            <w:pPr>
              <w:pStyle w:val="Compact"/>
            </w:pPr>
            <w:r>
              <w:t>Issued for Review</w:t>
            </w:r>
          </w:p>
        </w:tc>
        <w:tc>
          <w:tcPr>
            <w:tcW w:w="2070" w:type="dxa"/>
          </w:tcPr>
          <w:p w14:paraId="4F65EB07" w14:textId="77777777" w:rsidR="00181DD0" w:rsidRDefault="00000000" w:rsidP="00DF03FD">
            <w:pPr>
              <w:pStyle w:val="Compact"/>
            </w:pPr>
            <w:r>
              <w:t>Alpha</w:t>
            </w:r>
          </w:p>
        </w:tc>
        <w:tc>
          <w:tcPr>
            <w:tcW w:w="3888" w:type="dxa"/>
          </w:tcPr>
          <w:p w14:paraId="13F65412" w14:textId="77777777" w:rsidR="00181DD0" w:rsidRDefault="00000000">
            <w:pPr>
              <w:pStyle w:val="Compact"/>
            </w:pPr>
            <w:r>
              <w:t>Documents formally distributed for review</w:t>
            </w:r>
          </w:p>
        </w:tc>
      </w:tr>
      <w:tr w:rsidR="00181DD0" w14:paraId="08A2270F" w14:textId="77777777" w:rsidTr="00DF03FD">
        <w:tc>
          <w:tcPr>
            <w:tcW w:w="918" w:type="dxa"/>
          </w:tcPr>
          <w:p w14:paraId="6F717363" w14:textId="77777777" w:rsidR="00181DD0" w:rsidRDefault="00000000">
            <w:pPr>
              <w:pStyle w:val="Compact"/>
              <w:jc w:val="center"/>
            </w:pPr>
            <w:r>
              <w:t>IFA</w:t>
            </w:r>
          </w:p>
        </w:tc>
        <w:tc>
          <w:tcPr>
            <w:tcW w:w="2700" w:type="dxa"/>
          </w:tcPr>
          <w:p w14:paraId="6E648E54" w14:textId="77777777" w:rsidR="00181DD0" w:rsidRDefault="00000000">
            <w:pPr>
              <w:pStyle w:val="Compact"/>
            </w:pPr>
            <w:r>
              <w:t>Issued for Approval</w:t>
            </w:r>
          </w:p>
        </w:tc>
        <w:tc>
          <w:tcPr>
            <w:tcW w:w="2070" w:type="dxa"/>
          </w:tcPr>
          <w:p w14:paraId="22B525FA" w14:textId="77777777" w:rsidR="00181DD0" w:rsidRDefault="00000000" w:rsidP="00DF03FD">
            <w:pPr>
              <w:pStyle w:val="Compact"/>
            </w:pPr>
            <w:r>
              <w:t>Alpha</w:t>
            </w:r>
          </w:p>
        </w:tc>
        <w:tc>
          <w:tcPr>
            <w:tcW w:w="3888" w:type="dxa"/>
          </w:tcPr>
          <w:p w14:paraId="1A7EAC3C" w14:textId="77777777" w:rsidR="00181DD0" w:rsidRDefault="00000000">
            <w:pPr>
              <w:pStyle w:val="Compact"/>
            </w:pPr>
            <w:r>
              <w:t>Documents ready for final approval after review</w:t>
            </w:r>
          </w:p>
        </w:tc>
      </w:tr>
      <w:tr w:rsidR="00181DD0" w14:paraId="072B9594" w14:textId="77777777" w:rsidTr="00DF03FD">
        <w:tc>
          <w:tcPr>
            <w:tcW w:w="918" w:type="dxa"/>
          </w:tcPr>
          <w:p w14:paraId="4FC112D6" w14:textId="77777777" w:rsidR="00181DD0" w:rsidRDefault="00000000">
            <w:pPr>
              <w:pStyle w:val="Compact"/>
              <w:jc w:val="center"/>
            </w:pPr>
            <w:r>
              <w:t>IFU</w:t>
            </w:r>
          </w:p>
        </w:tc>
        <w:tc>
          <w:tcPr>
            <w:tcW w:w="2700" w:type="dxa"/>
          </w:tcPr>
          <w:p w14:paraId="3CFC71E9" w14:textId="77777777" w:rsidR="00181DD0" w:rsidRDefault="00000000">
            <w:pPr>
              <w:pStyle w:val="Compact"/>
            </w:pPr>
            <w:r>
              <w:t>Issued for Use</w:t>
            </w:r>
          </w:p>
        </w:tc>
        <w:tc>
          <w:tcPr>
            <w:tcW w:w="2070" w:type="dxa"/>
          </w:tcPr>
          <w:p w14:paraId="3BAACD23" w14:textId="77777777" w:rsidR="00181DD0" w:rsidRDefault="00000000" w:rsidP="00DF03FD">
            <w:pPr>
              <w:pStyle w:val="Compact"/>
            </w:pPr>
            <w:r>
              <w:t>Numerical</w:t>
            </w:r>
          </w:p>
        </w:tc>
        <w:tc>
          <w:tcPr>
            <w:tcW w:w="3888" w:type="dxa"/>
          </w:tcPr>
          <w:p w14:paraId="228C9B39" w14:textId="77777777" w:rsidR="00181DD0" w:rsidRDefault="00000000">
            <w:pPr>
              <w:pStyle w:val="Compact"/>
            </w:pPr>
            <w:r>
              <w:t>Documents approved for operational use</w:t>
            </w:r>
          </w:p>
        </w:tc>
      </w:tr>
      <w:tr w:rsidR="00181DD0" w14:paraId="0E0B730B" w14:textId="77777777" w:rsidTr="00DF03FD">
        <w:tc>
          <w:tcPr>
            <w:tcW w:w="918" w:type="dxa"/>
          </w:tcPr>
          <w:p w14:paraId="2E160743" w14:textId="77777777" w:rsidR="00181DD0" w:rsidRDefault="00000000">
            <w:pPr>
              <w:pStyle w:val="Compact"/>
              <w:jc w:val="center"/>
            </w:pPr>
            <w:r>
              <w:t>APP</w:t>
            </w:r>
          </w:p>
        </w:tc>
        <w:tc>
          <w:tcPr>
            <w:tcW w:w="2700" w:type="dxa"/>
          </w:tcPr>
          <w:p w14:paraId="1E216D88" w14:textId="77777777" w:rsidR="00181DD0" w:rsidRDefault="00000000">
            <w:pPr>
              <w:pStyle w:val="Compact"/>
            </w:pPr>
            <w:r>
              <w:t>Approved</w:t>
            </w:r>
          </w:p>
        </w:tc>
        <w:tc>
          <w:tcPr>
            <w:tcW w:w="2070" w:type="dxa"/>
          </w:tcPr>
          <w:p w14:paraId="0373CC3B" w14:textId="77777777" w:rsidR="00181DD0" w:rsidRDefault="00000000" w:rsidP="00DF03FD">
            <w:pPr>
              <w:pStyle w:val="Compact"/>
            </w:pPr>
            <w:r>
              <w:t>Numerical</w:t>
            </w:r>
          </w:p>
        </w:tc>
        <w:tc>
          <w:tcPr>
            <w:tcW w:w="3888" w:type="dxa"/>
          </w:tcPr>
          <w:p w14:paraId="0C6EB466" w14:textId="77777777" w:rsidR="00181DD0" w:rsidRDefault="00000000">
            <w:pPr>
              <w:pStyle w:val="Compact"/>
            </w:pPr>
            <w:r>
              <w:t>Documents with formal approval status</w:t>
            </w:r>
          </w:p>
        </w:tc>
      </w:tr>
      <w:tr w:rsidR="00181DD0" w14:paraId="37E2C0CD" w14:textId="77777777" w:rsidTr="00DF03FD">
        <w:tc>
          <w:tcPr>
            <w:tcW w:w="918" w:type="dxa"/>
          </w:tcPr>
          <w:p w14:paraId="68491322" w14:textId="77777777" w:rsidR="00181DD0" w:rsidRDefault="00000000">
            <w:pPr>
              <w:pStyle w:val="Compact"/>
              <w:jc w:val="center"/>
            </w:pPr>
            <w:r>
              <w:t>IFH</w:t>
            </w:r>
          </w:p>
        </w:tc>
        <w:tc>
          <w:tcPr>
            <w:tcW w:w="2700" w:type="dxa"/>
          </w:tcPr>
          <w:p w14:paraId="566FEAA6" w14:textId="77777777" w:rsidR="00181DD0" w:rsidRDefault="00000000">
            <w:pPr>
              <w:pStyle w:val="Compact"/>
            </w:pPr>
            <w:r>
              <w:t>Issued for HAZOP</w:t>
            </w:r>
          </w:p>
        </w:tc>
        <w:tc>
          <w:tcPr>
            <w:tcW w:w="2070" w:type="dxa"/>
          </w:tcPr>
          <w:p w14:paraId="1E89C058" w14:textId="77777777" w:rsidR="00181DD0" w:rsidRDefault="00000000" w:rsidP="00DF03FD">
            <w:pPr>
              <w:pStyle w:val="Compact"/>
            </w:pPr>
            <w:r>
              <w:t>Alpha</w:t>
            </w:r>
          </w:p>
        </w:tc>
        <w:tc>
          <w:tcPr>
            <w:tcW w:w="3888" w:type="dxa"/>
          </w:tcPr>
          <w:p w14:paraId="25A4A1DF" w14:textId="77777777" w:rsidR="00181DD0" w:rsidRDefault="00000000">
            <w:pPr>
              <w:pStyle w:val="Compact"/>
            </w:pPr>
            <w:r>
              <w:t>Documents approved for HAZOP study activities</w:t>
            </w:r>
          </w:p>
        </w:tc>
      </w:tr>
      <w:tr w:rsidR="00181DD0" w14:paraId="473F9AE0" w14:textId="77777777" w:rsidTr="00DF03FD">
        <w:tc>
          <w:tcPr>
            <w:tcW w:w="918" w:type="dxa"/>
          </w:tcPr>
          <w:p w14:paraId="110B5BAE" w14:textId="77777777" w:rsidR="00181DD0" w:rsidRDefault="00000000">
            <w:pPr>
              <w:pStyle w:val="Compact"/>
              <w:jc w:val="center"/>
            </w:pPr>
            <w:r>
              <w:t>IFD</w:t>
            </w:r>
          </w:p>
        </w:tc>
        <w:tc>
          <w:tcPr>
            <w:tcW w:w="2700" w:type="dxa"/>
          </w:tcPr>
          <w:p w14:paraId="7BC8E891" w14:textId="77777777" w:rsidR="00181DD0" w:rsidRDefault="00000000">
            <w:pPr>
              <w:pStyle w:val="Compact"/>
            </w:pPr>
            <w:r>
              <w:t>Issued for Design</w:t>
            </w:r>
          </w:p>
        </w:tc>
        <w:tc>
          <w:tcPr>
            <w:tcW w:w="2070" w:type="dxa"/>
          </w:tcPr>
          <w:p w14:paraId="658EF204" w14:textId="77777777" w:rsidR="00181DD0" w:rsidRDefault="00000000" w:rsidP="00DF03FD">
            <w:pPr>
              <w:pStyle w:val="Compact"/>
            </w:pPr>
            <w:r>
              <w:t>Alpha</w:t>
            </w:r>
          </w:p>
        </w:tc>
        <w:tc>
          <w:tcPr>
            <w:tcW w:w="3888" w:type="dxa"/>
          </w:tcPr>
          <w:p w14:paraId="37E780A9" w14:textId="77777777" w:rsidR="00181DD0" w:rsidRDefault="00000000">
            <w:pPr>
              <w:pStyle w:val="Compact"/>
            </w:pPr>
            <w:r>
              <w:t>Documents released for design development</w:t>
            </w:r>
          </w:p>
        </w:tc>
      </w:tr>
      <w:tr w:rsidR="00181DD0" w14:paraId="47715D79" w14:textId="77777777" w:rsidTr="00DF03FD">
        <w:tc>
          <w:tcPr>
            <w:tcW w:w="918" w:type="dxa"/>
          </w:tcPr>
          <w:p w14:paraId="6E256827" w14:textId="77777777" w:rsidR="00181DD0" w:rsidRDefault="00000000">
            <w:pPr>
              <w:pStyle w:val="Compact"/>
              <w:jc w:val="center"/>
            </w:pPr>
            <w:r>
              <w:t>IFC</w:t>
            </w:r>
          </w:p>
        </w:tc>
        <w:tc>
          <w:tcPr>
            <w:tcW w:w="2700" w:type="dxa"/>
          </w:tcPr>
          <w:p w14:paraId="2C1985C6" w14:textId="77777777" w:rsidR="00181DD0" w:rsidRDefault="00000000">
            <w:pPr>
              <w:pStyle w:val="Compact"/>
            </w:pPr>
            <w:proofErr w:type="gramStart"/>
            <w:r>
              <w:t>Issued</w:t>
            </w:r>
            <w:proofErr w:type="gramEnd"/>
            <w:r>
              <w:t xml:space="preserve"> for Construction</w:t>
            </w:r>
          </w:p>
        </w:tc>
        <w:tc>
          <w:tcPr>
            <w:tcW w:w="2070" w:type="dxa"/>
          </w:tcPr>
          <w:p w14:paraId="6A2DBC18" w14:textId="77777777" w:rsidR="00181DD0" w:rsidRDefault="00000000" w:rsidP="00DF03FD">
            <w:pPr>
              <w:pStyle w:val="Compact"/>
            </w:pPr>
            <w:r>
              <w:t>Numerical</w:t>
            </w:r>
          </w:p>
        </w:tc>
        <w:tc>
          <w:tcPr>
            <w:tcW w:w="3888" w:type="dxa"/>
          </w:tcPr>
          <w:p w14:paraId="7795C346" w14:textId="77777777" w:rsidR="00181DD0" w:rsidRDefault="00000000">
            <w:pPr>
              <w:pStyle w:val="Compact"/>
            </w:pPr>
            <w:r>
              <w:t>Documents approved for construction activities</w:t>
            </w:r>
          </w:p>
        </w:tc>
      </w:tr>
      <w:tr w:rsidR="00181DD0" w14:paraId="494DF54F" w14:textId="77777777" w:rsidTr="00DF03FD">
        <w:tc>
          <w:tcPr>
            <w:tcW w:w="918" w:type="dxa"/>
          </w:tcPr>
          <w:p w14:paraId="631BCD56" w14:textId="77777777" w:rsidR="00181DD0" w:rsidRDefault="00000000">
            <w:pPr>
              <w:pStyle w:val="Compact"/>
              <w:jc w:val="center"/>
            </w:pPr>
            <w:r>
              <w:t>ASB</w:t>
            </w:r>
          </w:p>
        </w:tc>
        <w:tc>
          <w:tcPr>
            <w:tcW w:w="2700" w:type="dxa"/>
          </w:tcPr>
          <w:p w14:paraId="3CA1490A" w14:textId="77777777" w:rsidR="00181DD0" w:rsidRDefault="00000000">
            <w:pPr>
              <w:pStyle w:val="Compact"/>
            </w:pPr>
            <w:r>
              <w:t>As Built</w:t>
            </w:r>
          </w:p>
        </w:tc>
        <w:tc>
          <w:tcPr>
            <w:tcW w:w="2070" w:type="dxa"/>
          </w:tcPr>
          <w:p w14:paraId="127BD496" w14:textId="77777777" w:rsidR="00181DD0" w:rsidRDefault="00000000" w:rsidP="00DF03FD">
            <w:pPr>
              <w:pStyle w:val="Compact"/>
            </w:pPr>
            <w:r>
              <w:t>Numerical</w:t>
            </w:r>
          </w:p>
        </w:tc>
        <w:tc>
          <w:tcPr>
            <w:tcW w:w="3888" w:type="dxa"/>
          </w:tcPr>
          <w:p w14:paraId="33972AB3" w14:textId="77777777" w:rsidR="00181DD0" w:rsidRDefault="00000000">
            <w:pPr>
              <w:pStyle w:val="Compact"/>
            </w:pPr>
            <w:r>
              <w:t>Documents reflecting actual constructed conditions</w:t>
            </w:r>
          </w:p>
        </w:tc>
      </w:tr>
      <w:tr w:rsidR="00181DD0" w14:paraId="012B9A7C" w14:textId="77777777" w:rsidTr="00DF03FD">
        <w:tc>
          <w:tcPr>
            <w:tcW w:w="918" w:type="dxa"/>
          </w:tcPr>
          <w:p w14:paraId="4EC8C133" w14:textId="77777777" w:rsidR="00181DD0" w:rsidRDefault="00000000">
            <w:pPr>
              <w:pStyle w:val="Compact"/>
              <w:jc w:val="center"/>
            </w:pPr>
            <w:r>
              <w:t>SUP</w:t>
            </w:r>
          </w:p>
        </w:tc>
        <w:tc>
          <w:tcPr>
            <w:tcW w:w="2700" w:type="dxa"/>
          </w:tcPr>
          <w:p w14:paraId="06A891C8" w14:textId="77777777" w:rsidR="00181DD0" w:rsidRDefault="00000000">
            <w:pPr>
              <w:pStyle w:val="Compact"/>
            </w:pPr>
            <w:r>
              <w:t>Superseded</w:t>
            </w:r>
          </w:p>
        </w:tc>
        <w:tc>
          <w:tcPr>
            <w:tcW w:w="2070" w:type="dxa"/>
          </w:tcPr>
          <w:p w14:paraId="0BED4761" w14:textId="77777777" w:rsidR="00181DD0" w:rsidRDefault="00000000" w:rsidP="00DF03FD">
            <w:pPr>
              <w:pStyle w:val="Compact"/>
            </w:pPr>
            <w:r>
              <w:t>Next sequential</w:t>
            </w:r>
          </w:p>
        </w:tc>
        <w:tc>
          <w:tcPr>
            <w:tcW w:w="3888" w:type="dxa"/>
          </w:tcPr>
          <w:p w14:paraId="28D7FDAD" w14:textId="77777777" w:rsidR="00181DD0" w:rsidRDefault="00000000">
            <w:pPr>
              <w:pStyle w:val="Compact"/>
            </w:pPr>
            <w:r>
              <w:t>Documents replaced by newer versions</w:t>
            </w:r>
          </w:p>
        </w:tc>
      </w:tr>
      <w:tr w:rsidR="00181DD0" w14:paraId="342CEA61" w14:textId="77777777" w:rsidTr="00DF03FD">
        <w:tc>
          <w:tcPr>
            <w:tcW w:w="918" w:type="dxa"/>
          </w:tcPr>
          <w:p w14:paraId="00D24936" w14:textId="77777777" w:rsidR="00181DD0" w:rsidRDefault="00000000">
            <w:pPr>
              <w:pStyle w:val="Compact"/>
              <w:jc w:val="center"/>
            </w:pPr>
            <w:r>
              <w:t>CAN</w:t>
            </w:r>
          </w:p>
        </w:tc>
        <w:tc>
          <w:tcPr>
            <w:tcW w:w="2700" w:type="dxa"/>
          </w:tcPr>
          <w:p w14:paraId="1E4F5F02" w14:textId="77777777" w:rsidR="00181DD0" w:rsidRDefault="00000000">
            <w:pPr>
              <w:pStyle w:val="Compact"/>
            </w:pPr>
            <w:r>
              <w:t>Cancelled</w:t>
            </w:r>
          </w:p>
        </w:tc>
        <w:tc>
          <w:tcPr>
            <w:tcW w:w="2070" w:type="dxa"/>
          </w:tcPr>
          <w:p w14:paraId="65FC8C27" w14:textId="77777777" w:rsidR="00181DD0" w:rsidRDefault="00000000" w:rsidP="00DF03FD">
            <w:pPr>
              <w:pStyle w:val="Compact"/>
            </w:pPr>
            <w:r>
              <w:t>N/A</w:t>
            </w:r>
          </w:p>
        </w:tc>
        <w:tc>
          <w:tcPr>
            <w:tcW w:w="3888" w:type="dxa"/>
          </w:tcPr>
          <w:p w14:paraId="24999D1B" w14:textId="77777777" w:rsidR="00181DD0" w:rsidRDefault="00000000">
            <w:pPr>
              <w:pStyle w:val="Compact"/>
            </w:pPr>
            <w:r>
              <w:t>Documents no longer required (metadata tracking only)</w:t>
            </w:r>
          </w:p>
        </w:tc>
      </w:tr>
      <w:tr w:rsidR="00181DD0" w14:paraId="6645E704" w14:textId="77777777" w:rsidTr="00DF03FD">
        <w:tc>
          <w:tcPr>
            <w:tcW w:w="918" w:type="dxa"/>
          </w:tcPr>
          <w:p w14:paraId="3A284F59" w14:textId="77777777" w:rsidR="00181DD0" w:rsidRDefault="00000000">
            <w:pPr>
              <w:pStyle w:val="Compact"/>
              <w:jc w:val="center"/>
            </w:pPr>
            <w:r>
              <w:t>REJ</w:t>
            </w:r>
          </w:p>
        </w:tc>
        <w:tc>
          <w:tcPr>
            <w:tcW w:w="2700" w:type="dxa"/>
          </w:tcPr>
          <w:p w14:paraId="3778E771" w14:textId="77777777" w:rsidR="00181DD0" w:rsidRDefault="00000000">
            <w:pPr>
              <w:pStyle w:val="Compact"/>
            </w:pPr>
            <w:r>
              <w:t>Rejected</w:t>
            </w:r>
          </w:p>
        </w:tc>
        <w:tc>
          <w:tcPr>
            <w:tcW w:w="2070" w:type="dxa"/>
          </w:tcPr>
          <w:p w14:paraId="3453B949" w14:textId="77777777" w:rsidR="00181DD0" w:rsidRDefault="00000000" w:rsidP="00DF03FD">
            <w:pPr>
              <w:pStyle w:val="Compact"/>
            </w:pPr>
            <w:r>
              <w:t>Alpha</w:t>
            </w:r>
          </w:p>
        </w:tc>
        <w:tc>
          <w:tcPr>
            <w:tcW w:w="3888" w:type="dxa"/>
          </w:tcPr>
          <w:p w14:paraId="0AF7FA31" w14:textId="77777777" w:rsidR="00181DD0" w:rsidRDefault="00000000">
            <w:pPr>
              <w:pStyle w:val="Compact"/>
            </w:pPr>
            <w:r>
              <w:t>Documents returned for revision after review</w:t>
            </w:r>
          </w:p>
        </w:tc>
      </w:tr>
      <w:tr w:rsidR="00181DD0" w14:paraId="0BB9ED93" w14:textId="77777777" w:rsidTr="00DF03FD">
        <w:tc>
          <w:tcPr>
            <w:tcW w:w="918" w:type="dxa"/>
          </w:tcPr>
          <w:p w14:paraId="22BC6DA8" w14:textId="77777777" w:rsidR="00181DD0" w:rsidRDefault="00000000">
            <w:pPr>
              <w:pStyle w:val="Compact"/>
              <w:jc w:val="center"/>
            </w:pPr>
            <w:r>
              <w:t>VOID</w:t>
            </w:r>
          </w:p>
        </w:tc>
        <w:tc>
          <w:tcPr>
            <w:tcW w:w="2700" w:type="dxa"/>
          </w:tcPr>
          <w:p w14:paraId="31C77A68" w14:textId="77777777" w:rsidR="00181DD0" w:rsidRDefault="00000000">
            <w:pPr>
              <w:pStyle w:val="Compact"/>
            </w:pPr>
            <w:r>
              <w:t>Void</w:t>
            </w:r>
          </w:p>
        </w:tc>
        <w:tc>
          <w:tcPr>
            <w:tcW w:w="2070" w:type="dxa"/>
          </w:tcPr>
          <w:p w14:paraId="4CAFC059" w14:textId="77777777" w:rsidR="00181DD0" w:rsidRDefault="00000000" w:rsidP="00DF03FD">
            <w:pPr>
              <w:pStyle w:val="Compact"/>
            </w:pPr>
            <w:r>
              <w:t>Numerical</w:t>
            </w:r>
          </w:p>
        </w:tc>
        <w:tc>
          <w:tcPr>
            <w:tcW w:w="3888" w:type="dxa"/>
          </w:tcPr>
          <w:p w14:paraId="0D72E4A3" w14:textId="77777777" w:rsidR="00181DD0" w:rsidRDefault="00000000">
            <w:pPr>
              <w:pStyle w:val="Compact"/>
            </w:pPr>
            <w:r>
              <w:t>Documents formally voided and withdrawn</w:t>
            </w:r>
          </w:p>
        </w:tc>
      </w:tr>
    </w:tbl>
    <w:p w14:paraId="76DBE841" w14:textId="77777777" w:rsidR="00181DD0" w:rsidRDefault="00000000">
      <w:pPr>
        <w:pStyle w:val="Heading4"/>
      </w:pPr>
      <w:bookmarkStart w:id="656" w:name="issue-status-code-rules"/>
      <w:r>
        <w:t>Issue Status Code Rules</w:t>
      </w:r>
    </w:p>
    <w:p w14:paraId="6D6A0D3B" w14:textId="77777777" w:rsidR="00181DD0" w:rsidRDefault="00000000">
      <w:pPr>
        <w:pStyle w:val="Compact"/>
        <w:numPr>
          <w:ilvl w:val="0"/>
          <w:numId w:val="25"/>
        </w:numPr>
      </w:pPr>
      <w:r>
        <w:t>CAN status is used for metadata tracking only and shall not be issued as a document revision</w:t>
      </w:r>
    </w:p>
    <w:p w14:paraId="188A87F2" w14:textId="77777777" w:rsidR="00181DD0" w:rsidRDefault="00000000">
      <w:pPr>
        <w:pStyle w:val="Compact"/>
        <w:numPr>
          <w:ilvl w:val="0"/>
          <w:numId w:val="25"/>
        </w:numPr>
      </w:pPr>
      <w:r>
        <w:t>VOID document numbers shall never be reused under any circumstances</w:t>
      </w:r>
    </w:p>
    <w:p w14:paraId="158E1DF7" w14:textId="77777777" w:rsidR="00181DD0" w:rsidRDefault="00000000">
      <w:pPr>
        <w:pStyle w:val="Compact"/>
        <w:numPr>
          <w:ilvl w:val="0"/>
          <w:numId w:val="25"/>
        </w:numPr>
      </w:pPr>
      <w:r>
        <w:t>Typical document progression follows: PLN → DFT → IFR → IFA → APP</w:t>
      </w:r>
    </w:p>
    <w:p w14:paraId="08205869" w14:textId="77777777" w:rsidR="00181DD0" w:rsidRDefault="00000000">
      <w:pPr>
        <w:pStyle w:val="Compact"/>
        <w:numPr>
          <w:ilvl w:val="0"/>
          <w:numId w:val="25"/>
        </w:numPr>
      </w:pPr>
      <w:r>
        <w:t>APP usage depends on client requirements and project specifications</w:t>
      </w:r>
    </w:p>
    <w:p w14:paraId="5BEC7927" w14:textId="77777777" w:rsidR="00181DD0" w:rsidRDefault="00000000">
      <w:pPr>
        <w:pStyle w:val="Heading3"/>
      </w:pPr>
      <w:bookmarkStart w:id="657" w:name="_Toc210895476"/>
      <w:bookmarkStart w:id="658" w:name="return-status-codes"/>
      <w:bookmarkEnd w:id="655"/>
      <w:bookmarkEnd w:id="656"/>
      <w:r>
        <w:lastRenderedPageBreak/>
        <w:t>Return Status Codes</w:t>
      </w:r>
      <w:bookmarkEnd w:id="657"/>
    </w:p>
    <w:p w14:paraId="19F0B22D" w14:textId="77777777" w:rsidR="00181DD0" w:rsidRDefault="00000000">
      <w:pPr>
        <w:pStyle w:val="FirstParagraph"/>
      </w:pPr>
      <w:r>
        <w:t>Return Status Codes identify client approval status for submitted documents. These codes shall be used when tracking client review responses: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659" w:author="Tim Trice" w:date="2025-10-09T09:17:00Z" w16du:dateUtc="2025-10-09T14:17:00Z">
          <w:tblPr>
            <w:tblStyle w:val="Table"/>
            <w:tblW w:w="5000" w:type="pct"/>
            <w:tblLayout w:type="fixed"/>
            <w:tblLook w:val="0020" w:firstRow="1" w:lastRow="0" w:firstColumn="0" w:lastColumn="0" w:noHBand="0" w:noVBand="0"/>
          </w:tblPr>
        </w:tblPrChange>
      </w:tblPr>
      <w:tblGrid>
        <w:gridCol w:w="1008"/>
        <w:gridCol w:w="2880"/>
        <w:gridCol w:w="5688"/>
        <w:tblGridChange w:id="660">
          <w:tblGrid>
            <w:gridCol w:w="1008"/>
            <w:gridCol w:w="2184"/>
            <w:gridCol w:w="696"/>
            <w:gridCol w:w="2496"/>
            <w:gridCol w:w="3192"/>
          </w:tblGrid>
        </w:tblGridChange>
      </w:tblGrid>
      <w:tr w:rsidR="00181DD0" w14:paraId="0DDBCF50" w14:textId="77777777" w:rsidTr="000E1472">
        <w:trPr>
          <w:cnfStyle w:val="100000000000" w:firstRow="1" w:lastRow="0" w:firstColumn="0" w:lastColumn="0" w:oddVBand="0" w:evenVBand="0" w:oddHBand="0" w:evenHBand="0" w:firstRowFirstColumn="0" w:firstRowLastColumn="0" w:lastRowFirstColumn="0" w:lastRowLastColumn="0"/>
          <w:tblHeader/>
          <w:jc w:val="center"/>
          <w:trPrChange w:id="661" w:author="Tim Trice" w:date="2025-10-09T09:17:00Z" w16du:dateUtc="2025-10-09T14:17:00Z">
            <w:trPr>
              <w:tblHeader/>
            </w:trPr>
          </w:trPrChange>
        </w:trPr>
        <w:tc>
          <w:tcPr>
            <w:tcW w:w="1008" w:type="dxa"/>
            <w:tcBorders>
              <w:bottom w:val="none" w:sz="0" w:space="0" w:color="auto"/>
            </w:tcBorders>
            <w:tcPrChange w:id="662" w:author="Tim Trice" w:date="2025-10-09T09:17:00Z" w16du:dateUtc="2025-10-09T14:17:00Z">
              <w:tcPr>
                <w:tcW w:w="2640" w:type="dxa"/>
                <w:gridSpan w:val="2"/>
              </w:tcPr>
            </w:tcPrChange>
          </w:tcPr>
          <w:p w14:paraId="41F01621" w14:textId="77777777" w:rsidR="00181DD0" w:rsidRPr="000E1472" w:rsidRDefault="00000000">
            <w:pPr>
              <w:pStyle w:val="Compact"/>
              <w:jc w:val="center"/>
              <w:cnfStyle w:val="100000000000" w:firstRow="1" w:lastRow="0" w:firstColumn="0" w:lastColumn="0" w:oddVBand="0" w:evenVBand="0" w:oddHBand="0" w:evenHBand="0" w:firstRowFirstColumn="0" w:firstRowLastColumn="0" w:lastRowFirstColumn="0" w:lastRowLastColumn="0"/>
              <w:rPr>
                <w:b/>
                <w:bCs/>
                <w:rPrChange w:id="663" w:author="Tim Trice" w:date="2025-10-09T09:17:00Z" w16du:dateUtc="2025-10-09T14:17:00Z">
                  <w:rPr/>
                </w:rPrChange>
              </w:rPr>
            </w:pPr>
            <w:r w:rsidRPr="000E1472">
              <w:rPr>
                <w:b/>
                <w:bCs/>
                <w:rPrChange w:id="664" w:author="Tim Trice" w:date="2025-10-09T09:17:00Z" w16du:dateUtc="2025-10-09T14:17:00Z">
                  <w:rPr/>
                </w:rPrChange>
              </w:rPr>
              <w:t>Code</w:t>
            </w:r>
          </w:p>
        </w:tc>
        <w:tc>
          <w:tcPr>
            <w:tcW w:w="2880" w:type="dxa"/>
            <w:tcBorders>
              <w:bottom w:val="none" w:sz="0" w:space="0" w:color="auto"/>
            </w:tcBorders>
            <w:tcPrChange w:id="665" w:author="Tim Trice" w:date="2025-10-09T09:17:00Z" w16du:dateUtc="2025-10-09T14:17:00Z">
              <w:tcPr>
                <w:tcW w:w="2640" w:type="dxa"/>
                <w:gridSpan w:val="2"/>
              </w:tcPr>
            </w:tcPrChange>
          </w:tcPr>
          <w:p w14:paraId="328DC927"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666" w:author="Tim Trice" w:date="2025-10-09T09:17:00Z" w16du:dateUtc="2025-10-09T14:17:00Z">
                  <w:rPr/>
                </w:rPrChange>
              </w:rPr>
            </w:pPr>
            <w:r w:rsidRPr="000E1472">
              <w:rPr>
                <w:b/>
                <w:bCs/>
                <w:rPrChange w:id="667" w:author="Tim Trice" w:date="2025-10-09T09:17:00Z" w16du:dateUtc="2025-10-09T14:17:00Z">
                  <w:rPr/>
                </w:rPrChange>
              </w:rPr>
              <w:t>Description</w:t>
            </w:r>
          </w:p>
        </w:tc>
        <w:tc>
          <w:tcPr>
            <w:tcW w:w="5688" w:type="dxa"/>
            <w:tcBorders>
              <w:bottom w:val="none" w:sz="0" w:space="0" w:color="auto"/>
            </w:tcBorders>
            <w:tcPrChange w:id="668" w:author="Tim Trice" w:date="2025-10-09T09:17:00Z" w16du:dateUtc="2025-10-09T14:17:00Z">
              <w:tcPr>
                <w:tcW w:w="2640" w:type="dxa"/>
              </w:tcPr>
            </w:tcPrChange>
          </w:tcPr>
          <w:p w14:paraId="046ABCDB" w14:textId="77777777" w:rsidR="00181DD0" w:rsidRPr="000E1472"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669" w:author="Tim Trice" w:date="2025-10-09T09:17:00Z" w16du:dateUtc="2025-10-09T14:17:00Z">
                  <w:rPr/>
                </w:rPrChange>
              </w:rPr>
            </w:pPr>
            <w:r w:rsidRPr="000E1472">
              <w:rPr>
                <w:b/>
                <w:bCs/>
                <w:rPrChange w:id="670" w:author="Tim Trice" w:date="2025-10-09T09:17:00Z" w16du:dateUtc="2025-10-09T14:17:00Z">
                  <w:rPr/>
                </w:rPrChange>
              </w:rPr>
              <w:t>Typical Action</w:t>
            </w:r>
          </w:p>
        </w:tc>
      </w:tr>
      <w:tr w:rsidR="00181DD0" w14:paraId="47113C8F" w14:textId="77777777" w:rsidTr="000E1472">
        <w:trPr>
          <w:jc w:val="center"/>
        </w:trPr>
        <w:tc>
          <w:tcPr>
            <w:tcW w:w="1008" w:type="dxa"/>
            <w:tcPrChange w:id="671" w:author="Tim Trice" w:date="2025-10-09T09:17:00Z" w16du:dateUtc="2025-10-09T14:17:00Z">
              <w:tcPr>
                <w:tcW w:w="2640" w:type="dxa"/>
                <w:gridSpan w:val="2"/>
              </w:tcPr>
            </w:tcPrChange>
          </w:tcPr>
          <w:p w14:paraId="44ACFAEA" w14:textId="77777777" w:rsidR="00181DD0" w:rsidRDefault="00000000">
            <w:pPr>
              <w:pStyle w:val="Compact"/>
              <w:jc w:val="center"/>
            </w:pPr>
            <w:r>
              <w:t>Code 1</w:t>
            </w:r>
          </w:p>
        </w:tc>
        <w:tc>
          <w:tcPr>
            <w:tcW w:w="2880" w:type="dxa"/>
            <w:tcPrChange w:id="672" w:author="Tim Trice" w:date="2025-10-09T09:17:00Z" w16du:dateUtc="2025-10-09T14:17:00Z">
              <w:tcPr>
                <w:tcW w:w="2640" w:type="dxa"/>
                <w:gridSpan w:val="2"/>
              </w:tcPr>
            </w:tcPrChange>
          </w:tcPr>
          <w:p w14:paraId="3B22CE75" w14:textId="77777777" w:rsidR="00181DD0" w:rsidRDefault="00000000">
            <w:pPr>
              <w:pStyle w:val="Compact"/>
            </w:pPr>
            <w:r>
              <w:t>Approved</w:t>
            </w:r>
          </w:p>
        </w:tc>
        <w:tc>
          <w:tcPr>
            <w:tcW w:w="5688" w:type="dxa"/>
            <w:tcPrChange w:id="673" w:author="Tim Trice" w:date="2025-10-09T09:17:00Z" w16du:dateUtc="2025-10-09T14:17:00Z">
              <w:tcPr>
                <w:tcW w:w="2640" w:type="dxa"/>
              </w:tcPr>
            </w:tcPrChange>
          </w:tcPr>
          <w:p w14:paraId="4157241D" w14:textId="77777777" w:rsidR="00181DD0" w:rsidRDefault="00000000">
            <w:pPr>
              <w:pStyle w:val="Compact"/>
            </w:pPr>
            <w:r>
              <w:t>Document may proceed to next Issue Status Code or remain as submitted</w:t>
            </w:r>
          </w:p>
        </w:tc>
      </w:tr>
      <w:tr w:rsidR="00181DD0" w14:paraId="3076ED7A" w14:textId="77777777" w:rsidTr="000E1472">
        <w:trPr>
          <w:jc w:val="center"/>
        </w:trPr>
        <w:tc>
          <w:tcPr>
            <w:tcW w:w="1008" w:type="dxa"/>
            <w:tcPrChange w:id="674" w:author="Tim Trice" w:date="2025-10-09T09:17:00Z" w16du:dateUtc="2025-10-09T14:17:00Z">
              <w:tcPr>
                <w:tcW w:w="2640" w:type="dxa"/>
                <w:gridSpan w:val="2"/>
              </w:tcPr>
            </w:tcPrChange>
          </w:tcPr>
          <w:p w14:paraId="7B4D137C" w14:textId="77777777" w:rsidR="00181DD0" w:rsidRDefault="00000000">
            <w:pPr>
              <w:pStyle w:val="Compact"/>
              <w:jc w:val="center"/>
            </w:pPr>
            <w:r>
              <w:t>Code 2</w:t>
            </w:r>
          </w:p>
        </w:tc>
        <w:tc>
          <w:tcPr>
            <w:tcW w:w="2880" w:type="dxa"/>
            <w:tcPrChange w:id="675" w:author="Tim Trice" w:date="2025-10-09T09:17:00Z" w16du:dateUtc="2025-10-09T14:17:00Z">
              <w:tcPr>
                <w:tcW w:w="2640" w:type="dxa"/>
                <w:gridSpan w:val="2"/>
              </w:tcPr>
            </w:tcPrChange>
          </w:tcPr>
          <w:p w14:paraId="56F17E92" w14:textId="77777777" w:rsidR="00181DD0" w:rsidRDefault="00000000">
            <w:pPr>
              <w:pStyle w:val="Compact"/>
            </w:pPr>
            <w:r>
              <w:t>Approved with comments</w:t>
            </w:r>
          </w:p>
        </w:tc>
        <w:tc>
          <w:tcPr>
            <w:tcW w:w="5688" w:type="dxa"/>
            <w:tcPrChange w:id="676" w:author="Tim Trice" w:date="2025-10-09T09:17:00Z" w16du:dateUtc="2025-10-09T14:17:00Z">
              <w:tcPr>
                <w:tcW w:w="2640" w:type="dxa"/>
              </w:tcPr>
            </w:tcPrChange>
          </w:tcPr>
          <w:p w14:paraId="09919111" w14:textId="77777777" w:rsidR="00181DD0" w:rsidRDefault="00000000">
            <w:pPr>
              <w:pStyle w:val="Compact"/>
            </w:pPr>
            <w:r>
              <w:t>Document may proceed but comments should be incorporated in future revisions</w:t>
            </w:r>
          </w:p>
        </w:tc>
      </w:tr>
      <w:tr w:rsidR="00181DD0" w14:paraId="63EBF518" w14:textId="77777777" w:rsidTr="000E1472">
        <w:trPr>
          <w:jc w:val="center"/>
        </w:trPr>
        <w:tc>
          <w:tcPr>
            <w:tcW w:w="1008" w:type="dxa"/>
            <w:tcPrChange w:id="677" w:author="Tim Trice" w:date="2025-10-09T09:17:00Z" w16du:dateUtc="2025-10-09T14:17:00Z">
              <w:tcPr>
                <w:tcW w:w="2640" w:type="dxa"/>
                <w:gridSpan w:val="2"/>
              </w:tcPr>
            </w:tcPrChange>
          </w:tcPr>
          <w:p w14:paraId="5D8132EA" w14:textId="77777777" w:rsidR="00181DD0" w:rsidRDefault="00000000">
            <w:pPr>
              <w:pStyle w:val="Compact"/>
              <w:jc w:val="center"/>
            </w:pPr>
            <w:r>
              <w:t>Code 3</w:t>
            </w:r>
          </w:p>
        </w:tc>
        <w:tc>
          <w:tcPr>
            <w:tcW w:w="2880" w:type="dxa"/>
            <w:tcPrChange w:id="678" w:author="Tim Trice" w:date="2025-10-09T09:17:00Z" w16du:dateUtc="2025-10-09T14:17:00Z">
              <w:tcPr>
                <w:tcW w:w="2640" w:type="dxa"/>
                <w:gridSpan w:val="2"/>
              </w:tcPr>
            </w:tcPrChange>
          </w:tcPr>
          <w:p w14:paraId="408B33CB" w14:textId="77777777" w:rsidR="00181DD0" w:rsidRDefault="00000000">
            <w:pPr>
              <w:pStyle w:val="Compact"/>
            </w:pPr>
            <w:r>
              <w:t>Rejected</w:t>
            </w:r>
          </w:p>
        </w:tc>
        <w:tc>
          <w:tcPr>
            <w:tcW w:w="5688" w:type="dxa"/>
            <w:tcPrChange w:id="679" w:author="Tim Trice" w:date="2025-10-09T09:17:00Z" w16du:dateUtc="2025-10-09T14:17:00Z">
              <w:tcPr>
                <w:tcW w:w="2640" w:type="dxa"/>
              </w:tcPr>
            </w:tcPrChange>
          </w:tcPr>
          <w:p w14:paraId="374EC518" w14:textId="77777777" w:rsidR="00181DD0" w:rsidRDefault="00000000">
            <w:pPr>
              <w:pStyle w:val="Compact"/>
            </w:pPr>
            <w:r>
              <w:t>Document requires revision and resubmittal</w:t>
            </w:r>
          </w:p>
        </w:tc>
      </w:tr>
      <w:tr w:rsidR="00181DD0" w14:paraId="4B8F613A" w14:textId="77777777" w:rsidTr="000E1472">
        <w:trPr>
          <w:jc w:val="center"/>
        </w:trPr>
        <w:tc>
          <w:tcPr>
            <w:tcW w:w="1008" w:type="dxa"/>
            <w:tcPrChange w:id="680" w:author="Tim Trice" w:date="2025-10-09T09:17:00Z" w16du:dateUtc="2025-10-09T14:17:00Z">
              <w:tcPr>
                <w:tcW w:w="2640" w:type="dxa"/>
                <w:gridSpan w:val="2"/>
              </w:tcPr>
            </w:tcPrChange>
          </w:tcPr>
          <w:p w14:paraId="6E268F94" w14:textId="77777777" w:rsidR="00181DD0" w:rsidRDefault="00000000">
            <w:pPr>
              <w:pStyle w:val="Compact"/>
              <w:jc w:val="center"/>
            </w:pPr>
            <w:r>
              <w:t>Code 4</w:t>
            </w:r>
          </w:p>
        </w:tc>
        <w:tc>
          <w:tcPr>
            <w:tcW w:w="2880" w:type="dxa"/>
            <w:tcPrChange w:id="681" w:author="Tim Trice" w:date="2025-10-09T09:17:00Z" w16du:dateUtc="2025-10-09T14:17:00Z">
              <w:tcPr>
                <w:tcW w:w="2640" w:type="dxa"/>
                <w:gridSpan w:val="2"/>
              </w:tcPr>
            </w:tcPrChange>
          </w:tcPr>
          <w:p w14:paraId="585F1641" w14:textId="77777777" w:rsidR="00181DD0" w:rsidRDefault="00000000">
            <w:pPr>
              <w:pStyle w:val="Compact"/>
            </w:pPr>
            <w:r>
              <w:t>No review required</w:t>
            </w:r>
          </w:p>
        </w:tc>
        <w:tc>
          <w:tcPr>
            <w:tcW w:w="5688" w:type="dxa"/>
            <w:tcPrChange w:id="682" w:author="Tim Trice" w:date="2025-10-09T09:17:00Z" w16du:dateUtc="2025-10-09T14:17:00Z">
              <w:tcPr>
                <w:tcW w:w="2640" w:type="dxa"/>
              </w:tcPr>
            </w:tcPrChange>
          </w:tcPr>
          <w:p w14:paraId="52E58E42" w14:textId="77777777" w:rsidR="00181DD0" w:rsidRDefault="00000000">
            <w:pPr>
              <w:pStyle w:val="Compact"/>
            </w:pPr>
            <w:r>
              <w:t>Document accepted without formal review process</w:t>
            </w:r>
          </w:p>
        </w:tc>
      </w:tr>
      <w:tr w:rsidR="00181DD0" w14:paraId="18276A61" w14:textId="77777777" w:rsidTr="000E1472">
        <w:trPr>
          <w:jc w:val="center"/>
        </w:trPr>
        <w:tc>
          <w:tcPr>
            <w:tcW w:w="1008" w:type="dxa"/>
            <w:tcPrChange w:id="683" w:author="Tim Trice" w:date="2025-10-09T09:17:00Z" w16du:dateUtc="2025-10-09T14:17:00Z">
              <w:tcPr>
                <w:tcW w:w="2640" w:type="dxa"/>
                <w:gridSpan w:val="2"/>
              </w:tcPr>
            </w:tcPrChange>
          </w:tcPr>
          <w:p w14:paraId="5691D372" w14:textId="77777777" w:rsidR="00181DD0" w:rsidRDefault="00000000">
            <w:pPr>
              <w:pStyle w:val="Compact"/>
              <w:jc w:val="center"/>
            </w:pPr>
            <w:r>
              <w:t>Code 5</w:t>
            </w:r>
          </w:p>
        </w:tc>
        <w:tc>
          <w:tcPr>
            <w:tcW w:w="2880" w:type="dxa"/>
            <w:tcPrChange w:id="684" w:author="Tim Trice" w:date="2025-10-09T09:17:00Z" w16du:dateUtc="2025-10-09T14:17:00Z">
              <w:tcPr>
                <w:tcW w:w="2640" w:type="dxa"/>
                <w:gridSpan w:val="2"/>
              </w:tcPr>
            </w:tcPrChange>
          </w:tcPr>
          <w:p w14:paraId="3369B367" w14:textId="77777777" w:rsidR="00181DD0" w:rsidRDefault="00000000">
            <w:pPr>
              <w:pStyle w:val="Compact"/>
            </w:pPr>
            <w:r>
              <w:t>VOID</w:t>
            </w:r>
          </w:p>
        </w:tc>
        <w:tc>
          <w:tcPr>
            <w:tcW w:w="5688" w:type="dxa"/>
            <w:tcPrChange w:id="685" w:author="Tim Trice" w:date="2025-10-09T09:17:00Z" w16du:dateUtc="2025-10-09T14:17:00Z">
              <w:tcPr>
                <w:tcW w:w="2640" w:type="dxa"/>
              </w:tcPr>
            </w:tcPrChange>
          </w:tcPr>
          <w:p w14:paraId="79143AF9" w14:textId="77777777" w:rsidR="00181DD0" w:rsidRDefault="00000000">
            <w:pPr>
              <w:pStyle w:val="Compact"/>
            </w:pPr>
            <w:r>
              <w:t>Document formally voided by client</w:t>
            </w:r>
          </w:p>
        </w:tc>
      </w:tr>
    </w:tbl>
    <w:p w14:paraId="3B28D1E5" w14:textId="77777777" w:rsidR="00181DD0" w:rsidRDefault="00000000">
      <w:pPr>
        <w:pStyle w:val="Heading4"/>
      </w:pPr>
      <w:bookmarkStart w:id="686" w:name="return-status-code-application"/>
      <w:r>
        <w:t>Return Status Code Application</w:t>
      </w:r>
    </w:p>
    <w:p w14:paraId="2809230C" w14:textId="77777777" w:rsidR="00181DD0" w:rsidRDefault="00000000">
      <w:pPr>
        <w:pStyle w:val="Compact"/>
        <w:numPr>
          <w:ilvl w:val="0"/>
          <w:numId w:val="26"/>
        </w:numPr>
      </w:pPr>
      <w:r>
        <w:t>Return Status Codes apply only to documents submitted for external review</w:t>
      </w:r>
    </w:p>
    <w:p w14:paraId="01924992" w14:textId="77777777" w:rsidR="00181DD0" w:rsidRDefault="00000000">
      <w:pPr>
        <w:pStyle w:val="Compact"/>
        <w:numPr>
          <w:ilvl w:val="0"/>
          <w:numId w:val="26"/>
        </w:numPr>
      </w:pPr>
      <w:r>
        <w:t>Code 1 and Code 4 typically allow progression to next Issue Status Code</w:t>
      </w:r>
    </w:p>
    <w:p w14:paraId="641D2115" w14:textId="77777777" w:rsidR="00181DD0" w:rsidRDefault="00000000">
      <w:pPr>
        <w:pStyle w:val="Compact"/>
        <w:numPr>
          <w:ilvl w:val="0"/>
          <w:numId w:val="26"/>
        </w:numPr>
      </w:pPr>
      <w:r>
        <w:t>Code 2 and Code 3 typically require document revision and resubmittal</w:t>
      </w:r>
    </w:p>
    <w:p w14:paraId="4C8B0190" w14:textId="77777777" w:rsidR="00181DD0" w:rsidRDefault="00000000">
      <w:pPr>
        <w:pStyle w:val="Compact"/>
        <w:numPr>
          <w:ilvl w:val="0"/>
          <w:numId w:val="26"/>
        </w:numPr>
      </w:pPr>
      <w:r>
        <w:t>Code 5 requires document voiding and potential replacement document creation</w:t>
      </w:r>
    </w:p>
    <w:p w14:paraId="0D4D4BE0" w14:textId="2DCBAB9B" w:rsidR="00181DD0" w:rsidRDefault="00000000" w:rsidP="004F303C">
      <w:pPr>
        <w:pStyle w:val="Heading3"/>
      </w:pPr>
      <w:bookmarkStart w:id="687" w:name="_Toc210895477"/>
      <w:bookmarkStart w:id="688" w:name="transmittal"/>
      <w:bookmarkEnd w:id="658"/>
      <w:bookmarkEnd w:id="686"/>
      <w:commentRangeStart w:id="689"/>
      <w:r>
        <w:t>Transmittal</w:t>
      </w:r>
      <w:commentRangeEnd w:id="689"/>
      <w:r w:rsidR="004F303C">
        <w:rPr>
          <w:rStyle w:val="CommentReference"/>
          <w:rFonts w:eastAsiaTheme="minorHAnsi" w:cstheme="minorBidi"/>
          <w:color w:val="auto"/>
        </w:rPr>
        <w:commentReference w:id="689"/>
      </w:r>
      <w:bookmarkEnd w:id="687"/>
    </w:p>
    <w:p w14:paraId="69648100" w14:textId="77777777" w:rsidR="00181DD0" w:rsidRDefault="00000000">
      <w:pPr>
        <w:pStyle w:val="Heading3"/>
      </w:pPr>
      <w:bookmarkStart w:id="690" w:name="_Toc210895478"/>
      <w:bookmarkStart w:id="691" w:name="security-classification"/>
      <w:bookmarkEnd w:id="688"/>
      <w:r>
        <w:t>Security Classification</w:t>
      </w:r>
      <w:bookmarkEnd w:id="690"/>
    </w:p>
    <w:p w14:paraId="4FB5D8C8" w14:textId="77777777" w:rsidR="00181DD0" w:rsidRDefault="00000000">
      <w:pPr>
        <w:pStyle w:val="FirstParagraph"/>
      </w:pPr>
      <w:r>
        <w:t>Each controlled document shall be assigned to a Security Classification. This Security Classification identifies storage location, distribution requirements, and access permissions.</w:t>
      </w:r>
    </w:p>
    <w:p w14:paraId="0E4A4D32" w14:textId="77777777" w:rsidR="00181DD0" w:rsidRDefault="00000000">
      <w:pPr>
        <w:pStyle w:val="Heading4"/>
      </w:pPr>
      <w:bookmarkStart w:id="692" w:name="security-classification-codes"/>
      <w:r>
        <w:t>Security Classification Codes</w:t>
      </w:r>
    </w:p>
    <w:tbl>
      <w:tblPr>
        <w:tblStyle w:val="Table"/>
        <w:tblW w:w="5000" w:type="pct"/>
        <w:tblLayout w:type="fixed"/>
        <w:tblLook w:val="0020" w:firstRow="1" w:lastRow="0" w:firstColumn="0" w:lastColumn="0" w:noHBand="0" w:noVBand="0"/>
      </w:tblPr>
      <w:tblGrid>
        <w:gridCol w:w="2358"/>
        <w:gridCol w:w="7218"/>
      </w:tblGrid>
      <w:tr w:rsidR="00181DD0" w14:paraId="793C2F61" w14:textId="77777777" w:rsidTr="00674F64">
        <w:trPr>
          <w:cnfStyle w:val="100000000000" w:firstRow="1" w:lastRow="0" w:firstColumn="0" w:lastColumn="0" w:oddVBand="0" w:evenVBand="0" w:oddHBand="0" w:evenHBand="0" w:firstRowFirstColumn="0" w:firstRowLastColumn="0" w:lastRowFirstColumn="0" w:lastRowLastColumn="0"/>
          <w:tblHeader/>
        </w:trPr>
        <w:tc>
          <w:tcPr>
            <w:tcW w:w="2358" w:type="dxa"/>
          </w:tcPr>
          <w:p w14:paraId="53803727" w14:textId="77777777" w:rsidR="00181DD0" w:rsidRDefault="00000000">
            <w:pPr>
              <w:pStyle w:val="Compact"/>
            </w:pPr>
            <w:r>
              <w:t>Classification</w:t>
            </w:r>
          </w:p>
        </w:tc>
        <w:tc>
          <w:tcPr>
            <w:tcW w:w="7218" w:type="dxa"/>
          </w:tcPr>
          <w:p w14:paraId="78D0B1A6" w14:textId="77777777" w:rsidR="00181DD0" w:rsidRDefault="00000000">
            <w:pPr>
              <w:pStyle w:val="Compact"/>
            </w:pPr>
            <w:r>
              <w:t>Definition</w:t>
            </w:r>
          </w:p>
        </w:tc>
      </w:tr>
      <w:tr w:rsidR="00181DD0" w14:paraId="24846415" w14:textId="77777777" w:rsidTr="00674F64">
        <w:tc>
          <w:tcPr>
            <w:tcW w:w="2358" w:type="dxa"/>
          </w:tcPr>
          <w:p w14:paraId="14F282AB" w14:textId="77777777" w:rsidR="00181DD0" w:rsidRDefault="00000000">
            <w:pPr>
              <w:pStyle w:val="Compact"/>
            </w:pPr>
            <w:r>
              <w:rPr>
                <w:b/>
                <w:bCs/>
              </w:rPr>
              <w:t>Unrestricted</w:t>
            </w:r>
          </w:p>
        </w:tc>
        <w:tc>
          <w:tcPr>
            <w:tcW w:w="7218" w:type="dxa"/>
          </w:tcPr>
          <w:p w14:paraId="368B9949" w14:textId="77777777" w:rsidR="00181DD0" w:rsidRDefault="00000000">
            <w:pPr>
              <w:pStyle w:val="Compact"/>
            </w:pPr>
            <w:r>
              <w:t>Document can be shared within Client and other 3rd parties</w:t>
            </w:r>
          </w:p>
        </w:tc>
      </w:tr>
      <w:tr w:rsidR="00181DD0" w14:paraId="2FDEB52C" w14:textId="77777777" w:rsidTr="00674F64">
        <w:tc>
          <w:tcPr>
            <w:tcW w:w="2358" w:type="dxa"/>
          </w:tcPr>
          <w:p w14:paraId="060035F3" w14:textId="77777777" w:rsidR="00181DD0" w:rsidRDefault="00000000">
            <w:pPr>
              <w:pStyle w:val="Compact"/>
            </w:pPr>
            <w:r>
              <w:rPr>
                <w:b/>
                <w:bCs/>
              </w:rPr>
              <w:t>Restricted</w:t>
            </w:r>
          </w:p>
        </w:tc>
        <w:tc>
          <w:tcPr>
            <w:tcW w:w="7218" w:type="dxa"/>
          </w:tcPr>
          <w:p w14:paraId="51226738" w14:textId="77777777" w:rsidR="00181DD0" w:rsidRDefault="00000000">
            <w:pPr>
              <w:pStyle w:val="Compact"/>
            </w:pPr>
            <w:r>
              <w:t>Document can be shared within Client</w:t>
            </w:r>
          </w:p>
        </w:tc>
      </w:tr>
      <w:tr w:rsidR="00181DD0" w14:paraId="6F2261F5" w14:textId="77777777" w:rsidTr="00674F64">
        <w:tc>
          <w:tcPr>
            <w:tcW w:w="2358" w:type="dxa"/>
          </w:tcPr>
          <w:p w14:paraId="0DD92D0F" w14:textId="77777777" w:rsidR="00181DD0" w:rsidRDefault="00000000">
            <w:pPr>
              <w:pStyle w:val="Compact"/>
            </w:pPr>
            <w:r>
              <w:rPr>
                <w:b/>
                <w:bCs/>
              </w:rPr>
              <w:t>Confidential</w:t>
            </w:r>
          </w:p>
        </w:tc>
        <w:tc>
          <w:tcPr>
            <w:tcW w:w="7218" w:type="dxa"/>
          </w:tcPr>
          <w:p w14:paraId="5FA24448" w14:textId="77777777" w:rsidR="00181DD0" w:rsidRDefault="00000000">
            <w:pPr>
              <w:pStyle w:val="Compact"/>
            </w:pPr>
            <w:r>
              <w:t>Document can be shared within market</w:t>
            </w:r>
          </w:p>
        </w:tc>
      </w:tr>
      <w:tr w:rsidR="00181DD0" w14:paraId="086DB66C" w14:textId="77777777" w:rsidTr="00674F64">
        <w:tc>
          <w:tcPr>
            <w:tcW w:w="2358" w:type="dxa"/>
          </w:tcPr>
          <w:p w14:paraId="1514F21C" w14:textId="77777777" w:rsidR="00181DD0" w:rsidRDefault="00000000">
            <w:pPr>
              <w:pStyle w:val="Compact"/>
            </w:pPr>
            <w:r>
              <w:rPr>
                <w:b/>
                <w:bCs/>
              </w:rPr>
              <w:t>Most Confidential</w:t>
            </w:r>
          </w:p>
        </w:tc>
        <w:tc>
          <w:tcPr>
            <w:tcW w:w="7218" w:type="dxa"/>
          </w:tcPr>
          <w:p w14:paraId="5F98EA9F" w14:textId="77777777" w:rsidR="00181DD0" w:rsidRDefault="00000000">
            <w:pPr>
              <w:pStyle w:val="Compact"/>
            </w:pPr>
            <w:r>
              <w:t>Document is highly confidential and can only be stored in a repository specially configured for that purpose. Access confined exclusively to project team members</w:t>
            </w:r>
          </w:p>
        </w:tc>
      </w:tr>
    </w:tbl>
    <w:p w14:paraId="73FC0CD8" w14:textId="039F52B3" w:rsidR="00181DD0" w:rsidRDefault="00674F64" w:rsidP="00674F64">
      <w:pPr>
        <w:pStyle w:val="BodyText"/>
        <w:jc w:val="center"/>
      </w:pPr>
      <w:r>
        <w:rPr>
          <w:noProof/>
        </w:rPr>
        <w:lastRenderedPageBreak/>
        <w:drawing>
          <wp:inline distT="0" distB="0" distL="0" distR="0" wp14:anchorId="12345560" wp14:editId="02CF2DBB">
            <wp:extent cx="3212870" cy="3212870"/>
            <wp:effectExtent l="0" t="0" r="0" b="0"/>
            <wp:docPr id="975347707" name="Picture 2" descr="A diagram of a person's personal identity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47707" name="Picture 2" descr="A diagram of a person's personal identity with Crust in the background&#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212870" cy="3212870"/>
                    </a:xfrm>
                    <a:prstGeom prst="rect">
                      <a:avLst/>
                    </a:prstGeom>
                  </pic:spPr>
                </pic:pic>
              </a:graphicData>
            </a:graphic>
          </wp:inline>
        </w:drawing>
      </w:r>
    </w:p>
    <w:p w14:paraId="2785C2D7" w14:textId="77777777" w:rsidR="00181DD0" w:rsidRDefault="00000000">
      <w:pPr>
        <w:pStyle w:val="Heading4"/>
      </w:pPr>
      <w:bookmarkStart w:id="693" w:name="default-classification"/>
      <w:bookmarkEnd w:id="692"/>
      <w:r>
        <w:t>Default Classification</w:t>
      </w:r>
    </w:p>
    <w:p w14:paraId="51907C0F" w14:textId="77777777" w:rsidR="00181DD0" w:rsidRDefault="00000000">
      <w:pPr>
        <w:pStyle w:val="FirstParagraph"/>
      </w:pPr>
      <w:r>
        <w:t>All project documents shall default to “Restricted” classification unless otherwise specified by Project Management or Client requirements.</w:t>
      </w:r>
    </w:p>
    <w:p w14:paraId="2EF43001" w14:textId="77777777" w:rsidR="00181DD0" w:rsidRDefault="00000000">
      <w:pPr>
        <w:pStyle w:val="BodyText"/>
      </w:pPr>
      <w:r>
        <w:t>Security Classification shall be clearly identified on the drawing or cover page of the document.</w:t>
      </w:r>
    </w:p>
    <w:p w14:paraId="50989C57" w14:textId="00237363" w:rsidR="00181DD0" w:rsidRDefault="00000000" w:rsidP="004F303C">
      <w:pPr>
        <w:pStyle w:val="Heading2"/>
      </w:pPr>
      <w:bookmarkStart w:id="694" w:name="_Toc210895479"/>
      <w:bookmarkStart w:id="695" w:name="creation-of-documents"/>
      <w:bookmarkEnd w:id="538"/>
      <w:bookmarkEnd w:id="691"/>
      <w:bookmarkEnd w:id="693"/>
      <w:r>
        <w:t xml:space="preserve">Creation of </w:t>
      </w:r>
      <w:commentRangeStart w:id="696"/>
      <w:r>
        <w:t>Documents</w:t>
      </w:r>
      <w:commentRangeEnd w:id="696"/>
      <w:r w:rsidR="004F303C">
        <w:rPr>
          <w:rStyle w:val="CommentReference"/>
          <w:rFonts w:asciiTheme="minorHAnsi" w:eastAsiaTheme="minorHAnsi" w:hAnsiTheme="minorHAnsi" w:cstheme="minorBidi"/>
          <w:color w:val="auto"/>
        </w:rPr>
        <w:commentReference w:id="696"/>
      </w:r>
      <w:bookmarkEnd w:id="694"/>
    </w:p>
    <w:p w14:paraId="09B2930B" w14:textId="77777777" w:rsidR="00181DD0" w:rsidRDefault="00000000">
      <w:pPr>
        <w:pStyle w:val="Heading3"/>
      </w:pPr>
      <w:bookmarkStart w:id="697" w:name="_Toc210895480"/>
      <w:bookmarkStart w:id="698" w:name="document-number-assignment"/>
      <w:r>
        <w:t>Document Number Assignment</w:t>
      </w:r>
      <w:bookmarkEnd w:id="697"/>
    </w:p>
    <w:p w14:paraId="22BFD3E1" w14:textId="77777777" w:rsidR="00181DD0" w:rsidRDefault="00000000">
      <w:pPr>
        <w:pStyle w:val="FirstParagraph"/>
      </w:pPr>
      <w:r>
        <w:t xml:space="preserve">Every Controlled </w:t>
      </w:r>
      <w:proofErr w:type="gramStart"/>
      <w:r>
        <w:t>document shall</w:t>
      </w:r>
      <w:proofErr w:type="gramEnd"/>
      <w:r>
        <w:t xml:space="preserve"> have a Company Document Number. This document number shall be provided by Document Control unless otherwise noted in Client procedures or specifications. If a new document is being produced and that document is not listed in the MDR, Project personnel shall submit a request for a new document number via email to </w:t>
      </w:r>
      <w:hyperlink r:id="rId30">
        <w:r w:rsidR="00181DD0">
          <w:rPr>
            <w:rStyle w:val="Hyperlink"/>
          </w:rPr>
          <w:t>documentcontrol@hanson-inc.com</w:t>
        </w:r>
      </w:hyperlink>
      <w:r>
        <w:t>. Document numbers shall only be assigned by Market Document Control.</w:t>
      </w:r>
    </w:p>
    <w:p w14:paraId="34303222" w14:textId="77777777" w:rsidR="00181DD0" w:rsidRDefault="00000000">
      <w:pPr>
        <w:pStyle w:val="Heading3"/>
      </w:pPr>
      <w:bookmarkStart w:id="699" w:name="_Toc210895481"/>
      <w:bookmarkStart w:id="700" w:name="templates"/>
      <w:bookmarkEnd w:id="698"/>
      <w:r>
        <w:t>Templates</w:t>
      </w:r>
      <w:bookmarkEnd w:id="699"/>
    </w:p>
    <w:p w14:paraId="3800228F" w14:textId="77777777" w:rsidR="00181DD0" w:rsidRDefault="00000000">
      <w:pPr>
        <w:pStyle w:val="FirstParagraph"/>
      </w:pPr>
      <w:r>
        <w:t>All documents shall have clearly identified Company Document Number, Company Document Revision, Company Revision Date, Revision History (up to three revisions), Company Issue Status, and Security Classification Code. Equipment tag numbers, if available, shall also be clearly identified.</w:t>
      </w:r>
    </w:p>
    <w:p w14:paraId="783AAA7A" w14:textId="77777777" w:rsidR="00181DD0" w:rsidRDefault="00000000">
      <w:pPr>
        <w:pStyle w:val="BodyText"/>
      </w:pPr>
      <w:r>
        <w:t>For Class II projects, Client metadata shall be used in place of Company metadata, i.e., Client Document Number, Client Document Revision, etc.</w:t>
      </w:r>
    </w:p>
    <w:p w14:paraId="24EDB1F2" w14:textId="1E75C898" w:rsidR="00181DD0" w:rsidRDefault="00000000" w:rsidP="004F303C">
      <w:pPr>
        <w:pStyle w:val="BodyText"/>
      </w:pPr>
      <w:r>
        <w:lastRenderedPageBreak/>
        <w:t xml:space="preserve">Templates have been created to enable authors to immediately begin drafting a document. They may be found in the Project’s shared i-drive or the Documents library in </w:t>
      </w:r>
      <w:commentRangeStart w:id="701"/>
      <w:r>
        <w:t>SharePoint</w:t>
      </w:r>
      <w:commentRangeEnd w:id="701"/>
      <w:r w:rsidR="004F303C">
        <w:rPr>
          <w:rStyle w:val="CommentReference"/>
        </w:rPr>
        <w:commentReference w:id="701"/>
      </w:r>
      <w:r>
        <w:t>.</w:t>
      </w:r>
    </w:p>
    <w:p w14:paraId="4DD04BE2" w14:textId="77777777" w:rsidR="00181DD0" w:rsidRDefault="00000000">
      <w:pPr>
        <w:pStyle w:val="FirstParagraph"/>
      </w:pPr>
      <w:r>
        <w:t>Each template contains the required metadata for this project on the cover page. In addition, headers and footers should also be updated appropriately to reflect the required metadata.</w:t>
      </w:r>
    </w:p>
    <w:p w14:paraId="4AFBF511" w14:textId="77777777" w:rsidR="00181DD0" w:rsidRDefault="00000000">
      <w:pPr>
        <w:pStyle w:val="Heading4"/>
      </w:pPr>
      <w:bookmarkStart w:id="702" w:name="microsoft-word-template"/>
      <w:r>
        <w:t>Microsoft Word Template</w:t>
      </w:r>
    </w:p>
    <w:p w14:paraId="3EF57075" w14:textId="77777777" w:rsidR="00181DD0" w:rsidRDefault="00000000">
      <w:pPr>
        <w:pStyle w:val="FirstParagraph"/>
      </w:pPr>
      <w:r>
        <w:t>Authors shall download the selected template to their working directory. From there, the following edits shall be made to the document.</w:t>
      </w:r>
    </w:p>
    <w:p w14:paraId="68E805D4" w14:textId="77777777" w:rsidR="00181DD0" w:rsidRDefault="00000000">
      <w:pPr>
        <w:pStyle w:val="Compact"/>
        <w:numPr>
          <w:ilvl w:val="0"/>
          <w:numId w:val="27"/>
        </w:numPr>
      </w:pPr>
      <w:r>
        <w:t>Rename the file to the respective document number.</w:t>
      </w:r>
    </w:p>
    <w:p w14:paraId="2834813D" w14:textId="77777777" w:rsidR="00181DD0" w:rsidRDefault="00000000">
      <w:pPr>
        <w:pStyle w:val="Compact"/>
        <w:numPr>
          <w:ilvl w:val="0"/>
          <w:numId w:val="27"/>
        </w:numPr>
      </w:pPr>
      <w:r>
        <w:t xml:space="preserve">Edit the header of the document a.     With file open, select the “Insert” ribbon b.     Click the down arrow under “Header” in the “Header &amp; Footer” pane. c.     Select “Edit Header”. i.    There are two headers to </w:t>
      </w:r>
      <w:proofErr w:type="gramStart"/>
      <w:r>
        <w:t>update;</w:t>
      </w:r>
      <w:proofErr w:type="gramEnd"/>
      <w:r>
        <w:t xml:space="preserve"> both largely repetitive. 1. Update Document title 2. Update Document Number 3. Update Security Classification per MDR or Site 4. Update Export Code </w:t>
      </w:r>
      <w:proofErr w:type="gramStart"/>
      <w:r>
        <w:t>per</w:t>
      </w:r>
      <w:proofErr w:type="gramEnd"/>
      <w:r>
        <w:t xml:space="preserve"> MDR or Site ii.    Update the revision block in the footer on the cover page. The revision block shall be contained to no more than three rows with the most recent revision listed first. 5. Revision 6. Issue Status 7. Originator 8. Reviewer 9. Approver 10. (Revision) Date iii.    Click “Close Header and Footer”</w:t>
      </w:r>
    </w:p>
    <w:p w14:paraId="014ED83B" w14:textId="77777777" w:rsidR="00181DD0" w:rsidRDefault="00000000">
      <w:pPr>
        <w:pStyle w:val="Compact"/>
        <w:numPr>
          <w:ilvl w:val="0"/>
          <w:numId w:val="27"/>
        </w:numPr>
      </w:pPr>
      <w:r>
        <w:t>On cover page, update Document Title</w:t>
      </w:r>
    </w:p>
    <w:p w14:paraId="48CA0575" w14:textId="77777777" w:rsidR="00181DD0" w:rsidRDefault="00000000">
      <w:pPr>
        <w:pStyle w:val="Compact"/>
        <w:numPr>
          <w:ilvl w:val="0"/>
          <w:numId w:val="27"/>
        </w:numPr>
      </w:pPr>
      <w:r>
        <w:t>From pg. 3 forward document contents can be deleted and replaced with the contents of the true document.</w:t>
      </w:r>
    </w:p>
    <w:p w14:paraId="094031ED" w14:textId="77777777" w:rsidR="00181DD0" w:rsidRDefault="00000000">
      <w:pPr>
        <w:pStyle w:val="FirstParagraph"/>
      </w:pPr>
      <w:r>
        <w:t xml:space="preserve">When the document is complete, the discipline lead may place the document in the Project’s shared i-drive within the respective subject folder. Originator shall then email a link to the folder to </w:t>
      </w:r>
      <w:hyperlink r:id="rId31">
        <w:r w:rsidR="00181DD0">
          <w:rPr>
            <w:rStyle w:val="Hyperlink"/>
          </w:rPr>
          <w:t>documentcontrol@hanson-inc.com</w:t>
        </w:r>
      </w:hyperlink>
      <w:r>
        <w:t xml:space="preserve"> for review and release.</w:t>
      </w:r>
    </w:p>
    <w:p w14:paraId="7EC7F68F" w14:textId="77777777" w:rsidR="00181DD0" w:rsidRDefault="00000000">
      <w:pPr>
        <w:pStyle w:val="Heading4"/>
      </w:pPr>
      <w:bookmarkStart w:id="703" w:name="microsoft-excel-template"/>
      <w:bookmarkEnd w:id="702"/>
      <w:r>
        <w:t>Microsoft Excel Template</w:t>
      </w:r>
    </w:p>
    <w:p w14:paraId="584AC542" w14:textId="77777777" w:rsidR="00181DD0" w:rsidRDefault="00000000">
      <w:pPr>
        <w:pStyle w:val="FirstParagraph"/>
      </w:pPr>
      <w:r>
        <w:t>Authors shall download the selected template to their working directory. From there, the following edits shall be made to the document.</w:t>
      </w:r>
    </w:p>
    <w:p w14:paraId="477E51D0" w14:textId="77777777" w:rsidR="00181DD0" w:rsidRDefault="00000000">
      <w:pPr>
        <w:pStyle w:val="Compact"/>
        <w:numPr>
          <w:ilvl w:val="0"/>
          <w:numId w:val="28"/>
        </w:numPr>
      </w:pPr>
      <w:r>
        <w:t>Rename the file to the respective document number.</w:t>
      </w:r>
    </w:p>
    <w:p w14:paraId="5415746C" w14:textId="77777777" w:rsidR="00181DD0" w:rsidRDefault="00000000">
      <w:pPr>
        <w:pStyle w:val="Compact"/>
        <w:numPr>
          <w:ilvl w:val="0"/>
          <w:numId w:val="28"/>
        </w:numPr>
      </w:pPr>
      <w:r>
        <w:t>On the cover page, update a.     Document Title in K1 and A19 b.     Document Number in K2 c.     Security Class in K3 d.     Export Code in R3 e.     Revision block. The revision block shall be contained to no more than three rows with the most recent revision listed first. i.    Revision ii.    Issue Status iii.    Originator iv.    Reviewer v.    Approver vi.    (Revision) Date</w:t>
      </w:r>
    </w:p>
    <w:p w14:paraId="56204799" w14:textId="77777777" w:rsidR="00181DD0" w:rsidRDefault="00000000">
      <w:pPr>
        <w:pStyle w:val="Compact"/>
        <w:numPr>
          <w:ilvl w:val="0"/>
          <w:numId w:val="28"/>
        </w:numPr>
      </w:pPr>
      <w:r>
        <w:t>On each worksheet (</w:t>
      </w:r>
      <w:proofErr w:type="gramStart"/>
      <w:r>
        <w:t>with the exception of</w:t>
      </w:r>
      <w:proofErr w:type="gramEnd"/>
      <w:r>
        <w:t xml:space="preserve"> the cover page), a.     Select “Page Layout” in the ribbon panel. b.     Click the arrow icon in the lower-right of the Page Setup pane. c.     Select the “Header/Footer” tab d.     Make sure the following selections are enabled: i.    Different first page ii.    Scale with document iii.    Align with page margins e.     Select “Custom Header” f.      With the Header tab selected, and in the </w:t>
      </w:r>
      <w:r>
        <w:lastRenderedPageBreak/>
        <w:t>“Right section” window, add i.    Document Number ii.    Document Revision iii.    Revision Date</w:t>
      </w:r>
    </w:p>
    <w:p w14:paraId="2F6795CB" w14:textId="77777777" w:rsidR="00181DD0" w:rsidRDefault="00000000">
      <w:pPr>
        <w:pStyle w:val="FirstParagraph"/>
      </w:pPr>
      <w:r>
        <w:t xml:space="preserve">When the document is complete, the discipline lead may place the document in the Project’s shared i-drive within the respective subject folder. Originator shall then email a link to the folder to </w:t>
      </w:r>
      <w:hyperlink r:id="rId32">
        <w:r w:rsidR="00181DD0">
          <w:rPr>
            <w:rStyle w:val="Hyperlink"/>
          </w:rPr>
          <w:t>documentcontrol@hanson-inc.com</w:t>
        </w:r>
      </w:hyperlink>
      <w:r>
        <w:t xml:space="preserve"> for review and release.</w:t>
      </w:r>
    </w:p>
    <w:p w14:paraId="33EA6516" w14:textId="77777777" w:rsidR="00181DD0" w:rsidRDefault="00000000">
      <w:pPr>
        <w:pStyle w:val="Heading4"/>
      </w:pPr>
      <w:bookmarkStart w:id="704" w:name="microsoft-visio-template"/>
      <w:bookmarkEnd w:id="703"/>
      <w:r>
        <w:t>Microsoft Visio Template</w:t>
      </w:r>
    </w:p>
    <w:p w14:paraId="4234DCC0" w14:textId="77777777" w:rsidR="00181DD0" w:rsidRDefault="00000000">
      <w:pPr>
        <w:pStyle w:val="FirstParagraph"/>
      </w:pPr>
      <w:r>
        <w:t>A generic Microsoft Visio template is also. Authors shall download the template to their working directory. From there, the following edits shall be made to the document.</w:t>
      </w:r>
    </w:p>
    <w:p w14:paraId="010590D7" w14:textId="77777777" w:rsidR="00181DD0" w:rsidRDefault="00000000">
      <w:pPr>
        <w:pStyle w:val="Compact"/>
        <w:numPr>
          <w:ilvl w:val="0"/>
          <w:numId w:val="29"/>
        </w:numPr>
      </w:pPr>
      <w:r>
        <w:t>Rename the file to the respective document number.</w:t>
      </w:r>
    </w:p>
    <w:p w14:paraId="4D922879" w14:textId="77777777" w:rsidR="00181DD0" w:rsidRDefault="00000000">
      <w:pPr>
        <w:pStyle w:val="Compact"/>
        <w:numPr>
          <w:ilvl w:val="0"/>
          <w:numId w:val="29"/>
        </w:numPr>
      </w:pPr>
      <w:r>
        <w:t>On the cover page, update a.     Document title in upper-right corner, and document title in center of the page b.     Document Number in upper-right corner c.     Security Class in upper-right corner d.     Export Code in upper-right corner e.     Revision block. The revision block shall be contained to no more than three rows with the most recent revision listed first. i.    Revision ii.    Issue Status iii.    Originator iv.    Reviewer v.    Approver vi.    (Revision) Date</w:t>
      </w:r>
    </w:p>
    <w:p w14:paraId="7B2795C7" w14:textId="77777777" w:rsidR="00181DD0" w:rsidRDefault="00000000">
      <w:pPr>
        <w:pStyle w:val="FirstParagraph"/>
      </w:pPr>
      <w:r>
        <w:t>Visio does not have headers and footers as Word and Excel do. Instead, the template uses a background drawing. In the template provided, the background is found on the tab “Border”. This border must be edited as well for subsequent pages beyond the cover page. Only the top portion of the border shall be edited to match the data on the cover page.</w:t>
      </w:r>
    </w:p>
    <w:p w14:paraId="38A9E735" w14:textId="77777777" w:rsidR="00181DD0" w:rsidRDefault="00000000">
      <w:pPr>
        <w:pStyle w:val="BodyText"/>
      </w:pPr>
      <w:r>
        <w:t xml:space="preserve">When the document is complete, the discipline lead may place the document in the Project’s shared i-drive within the respective subject folder. Originator shall then email a link to the folder to </w:t>
      </w:r>
      <w:hyperlink r:id="rId33">
        <w:r w:rsidR="00181DD0">
          <w:rPr>
            <w:rStyle w:val="Hyperlink"/>
          </w:rPr>
          <w:t>documentcontrol@hanson-inc.com</w:t>
        </w:r>
      </w:hyperlink>
      <w:r>
        <w:t xml:space="preserve"> for review and release.</w:t>
      </w:r>
    </w:p>
    <w:p w14:paraId="6917B617" w14:textId="77777777" w:rsidR="00181DD0" w:rsidRDefault="00000000">
      <w:pPr>
        <w:pStyle w:val="Heading2"/>
      </w:pPr>
      <w:bookmarkStart w:id="705" w:name="_Toc210895482"/>
      <w:bookmarkStart w:id="706" w:name="quality-controlassurance"/>
      <w:bookmarkEnd w:id="695"/>
      <w:bookmarkEnd w:id="700"/>
      <w:bookmarkEnd w:id="704"/>
      <w:r>
        <w:t>Quality Control/</w:t>
      </w:r>
      <w:commentRangeStart w:id="707"/>
      <w:r>
        <w:t>Assurance</w:t>
      </w:r>
      <w:commentRangeEnd w:id="707"/>
      <w:r w:rsidR="004F303C">
        <w:rPr>
          <w:rStyle w:val="CommentReference"/>
          <w:rFonts w:asciiTheme="minorHAnsi" w:eastAsiaTheme="minorHAnsi" w:hAnsiTheme="minorHAnsi" w:cstheme="minorBidi"/>
          <w:color w:val="auto"/>
        </w:rPr>
        <w:commentReference w:id="707"/>
      </w:r>
      <w:bookmarkEnd w:id="705"/>
    </w:p>
    <w:p w14:paraId="2ECA3DB8" w14:textId="77777777" w:rsidR="00181DD0" w:rsidRDefault="00000000">
      <w:pPr>
        <w:pStyle w:val="FirstParagraph"/>
      </w:pPr>
      <w:r>
        <w:t xml:space="preserve">DC shall validate the data </w:t>
      </w:r>
      <w:proofErr w:type="gramStart"/>
      <w:r>
        <w:t>per</w:t>
      </w:r>
      <w:proofErr w:type="gramEnd"/>
      <w:r>
        <w:t xml:space="preserve"> Project specifications and, if necessary, communicate with POR any conflicts. If all metadata meets standards, the document shall be uploaded into EDMS and considered the latest release. DC shall update metadata in Library, as necessary and, on completion, publish the final version. DC shall add a note of the transmittal number to the Publish comments.</w:t>
      </w:r>
    </w:p>
    <w:p w14:paraId="1FAE8A12" w14:textId="77777777" w:rsidR="00181DD0" w:rsidRDefault="00000000">
      <w:pPr>
        <w:pStyle w:val="BodyText"/>
      </w:pPr>
      <w:r>
        <w:t>If document does not meet quality standards document is to be considered “rejected” and returned to RE for correction.</w:t>
      </w:r>
    </w:p>
    <w:p w14:paraId="05F3A04C" w14:textId="77777777" w:rsidR="00181DD0" w:rsidRDefault="00000000">
      <w:pPr>
        <w:pStyle w:val="BodyText"/>
      </w:pPr>
      <w:r>
        <w:t>When a deliverable is received from Client, DC shall perform a quality review analysis. On approval, DC shall place the deliverable into the DMS, updating metadata as required, publish the document with the incoming transmittal number, and with the DDM, email links to the new/revised documentation to Company. On disapproval, DC shall reject the transmittal and return to Client.</w:t>
      </w:r>
    </w:p>
    <w:p w14:paraId="3DF36977" w14:textId="77777777" w:rsidR="00181DD0" w:rsidRDefault="00000000">
      <w:pPr>
        <w:pStyle w:val="Heading2"/>
      </w:pPr>
      <w:bookmarkStart w:id="708" w:name="_Toc210895483"/>
      <w:bookmarkStart w:id="709" w:name="transmittal-of-documents"/>
      <w:bookmarkEnd w:id="706"/>
      <w:r>
        <w:lastRenderedPageBreak/>
        <w:t xml:space="preserve">Transmittal of </w:t>
      </w:r>
      <w:commentRangeStart w:id="710"/>
      <w:r>
        <w:t>Documents</w:t>
      </w:r>
      <w:commentRangeEnd w:id="710"/>
      <w:r w:rsidR="004F303C">
        <w:rPr>
          <w:rStyle w:val="CommentReference"/>
          <w:rFonts w:asciiTheme="minorHAnsi" w:eastAsiaTheme="minorHAnsi" w:hAnsiTheme="minorHAnsi" w:cstheme="minorBidi"/>
          <w:color w:val="auto"/>
        </w:rPr>
        <w:commentReference w:id="710"/>
      </w:r>
      <w:bookmarkEnd w:id="708"/>
    </w:p>
    <w:p w14:paraId="31087CC6" w14:textId="77777777" w:rsidR="00181DD0" w:rsidRDefault="00000000">
      <w:pPr>
        <w:pStyle w:val="Heading3"/>
      </w:pPr>
      <w:bookmarkStart w:id="711" w:name="_Toc210895484"/>
      <w:bookmarkStart w:id="712" w:name="request-to-transmit"/>
      <w:r>
        <w:t>Request to Transmit</w:t>
      </w:r>
      <w:bookmarkEnd w:id="711"/>
    </w:p>
    <w:p w14:paraId="2DA79465" w14:textId="77777777" w:rsidR="00181DD0" w:rsidRDefault="00000000">
      <w:pPr>
        <w:pStyle w:val="FirstParagraph"/>
      </w:pPr>
      <w:r>
        <w:t>When a document revision draft has been completed, Originator shall review the document one final time to ensure the following:</w:t>
      </w:r>
    </w:p>
    <w:p w14:paraId="10F49FB7" w14:textId="77777777" w:rsidR="00181DD0" w:rsidRDefault="00000000">
      <w:pPr>
        <w:pStyle w:val="Compact"/>
        <w:numPr>
          <w:ilvl w:val="0"/>
          <w:numId w:val="30"/>
        </w:numPr>
      </w:pPr>
      <w:r>
        <w:t>Metadata is present on the cover page of a document or in the title block of a drawing</w:t>
      </w:r>
    </w:p>
    <w:p w14:paraId="139FEBBA" w14:textId="77777777" w:rsidR="00181DD0" w:rsidRDefault="00000000">
      <w:pPr>
        <w:pStyle w:val="Compact"/>
        <w:numPr>
          <w:ilvl w:val="1"/>
          <w:numId w:val="31"/>
        </w:numPr>
      </w:pPr>
      <w:r>
        <w:t>Client document number</w:t>
      </w:r>
    </w:p>
    <w:p w14:paraId="7922F38B" w14:textId="77777777" w:rsidR="00181DD0" w:rsidRDefault="00000000">
      <w:pPr>
        <w:pStyle w:val="Compact"/>
        <w:numPr>
          <w:ilvl w:val="1"/>
          <w:numId w:val="31"/>
        </w:numPr>
      </w:pPr>
      <w:r>
        <w:t>Document Title</w:t>
      </w:r>
    </w:p>
    <w:p w14:paraId="4CE60572" w14:textId="77777777" w:rsidR="00181DD0" w:rsidRDefault="00000000">
      <w:pPr>
        <w:pStyle w:val="Compact"/>
        <w:numPr>
          <w:ilvl w:val="2"/>
          <w:numId w:val="32"/>
        </w:numPr>
      </w:pPr>
      <w:r>
        <w:t>Titles shall not contain symbols beyond hyphens, periods, parentheses, brackets, colons, and semi-colons.</w:t>
      </w:r>
    </w:p>
    <w:p w14:paraId="2F6BBA43" w14:textId="77777777" w:rsidR="00181DD0" w:rsidRDefault="00000000">
      <w:pPr>
        <w:pStyle w:val="Compact"/>
        <w:numPr>
          <w:ilvl w:val="2"/>
          <w:numId w:val="32"/>
        </w:numPr>
      </w:pPr>
      <w:r>
        <w:t>Titles shall be title-case with the exception of acronyms which may be upper-case.</w:t>
      </w:r>
    </w:p>
    <w:p w14:paraId="52D559A1" w14:textId="77777777" w:rsidR="00181DD0" w:rsidRDefault="00000000">
      <w:pPr>
        <w:pStyle w:val="Compact"/>
        <w:numPr>
          <w:ilvl w:val="1"/>
          <w:numId w:val="31"/>
        </w:numPr>
      </w:pPr>
      <w:r>
        <w:t>Client Document Revision (Reference Appendix 3)</w:t>
      </w:r>
    </w:p>
    <w:p w14:paraId="5DDC65A8" w14:textId="77777777" w:rsidR="00181DD0" w:rsidRDefault="00000000">
      <w:pPr>
        <w:pStyle w:val="Compact"/>
        <w:numPr>
          <w:ilvl w:val="2"/>
          <w:numId w:val="33"/>
        </w:numPr>
      </w:pPr>
      <w:r>
        <w:t>Documents Issued for Review shall begin with revision A.</w:t>
      </w:r>
    </w:p>
    <w:p w14:paraId="6B34B4A5" w14:textId="77777777" w:rsidR="00181DD0" w:rsidRDefault="00000000">
      <w:pPr>
        <w:pStyle w:val="Compact"/>
        <w:numPr>
          <w:ilvl w:val="2"/>
          <w:numId w:val="33"/>
        </w:numPr>
      </w:pPr>
      <w:r>
        <w:t>Documents Issued for Information shall begin with revision 0.</w:t>
      </w:r>
    </w:p>
    <w:p w14:paraId="60031D3E" w14:textId="77777777" w:rsidR="00181DD0" w:rsidRDefault="00000000">
      <w:pPr>
        <w:pStyle w:val="Compact"/>
        <w:numPr>
          <w:ilvl w:val="2"/>
          <w:numId w:val="33"/>
        </w:numPr>
      </w:pPr>
      <w:r>
        <w:t>Approved documents that have undergone a review cycle shall begin with revision 0.</w:t>
      </w:r>
    </w:p>
    <w:p w14:paraId="7285C4BD" w14:textId="77777777" w:rsidR="00181DD0" w:rsidRDefault="00000000">
      <w:pPr>
        <w:pStyle w:val="Compact"/>
        <w:numPr>
          <w:ilvl w:val="1"/>
          <w:numId w:val="31"/>
        </w:numPr>
      </w:pPr>
      <w:r>
        <w:t>Issue Status Code (Reference Appendix 4)</w:t>
      </w:r>
    </w:p>
    <w:p w14:paraId="10D9721C" w14:textId="77777777" w:rsidR="00181DD0" w:rsidRDefault="00000000">
      <w:pPr>
        <w:pStyle w:val="Compact"/>
        <w:numPr>
          <w:ilvl w:val="1"/>
          <w:numId w:val="31"/>
        </w:numPr>
      </w:pPr>
      <w:r>
        <w:t>Issue Date in MM/DD/YYYY format.</w:t>
      </w:r>
    </w:p>
    <w:p w14:paraId="00FB61EF" w14:textId="77777777" w:rsidR="00181DD0" w:rsidRDefault="00000000">
      <w:pPr>
        <w:pStyle w:val="Compact"/>
        <w:numPr>
          <w:ilvl w:val="1"/>
          <w:numId w:val="31"/>
        </w:numPr>
      </w:pPr>
      <w:r>
        <w:t>Security Class (Reference Appendix 5)</w:t>
      </w:r>
    </w:p>
    <w:p w14:paraId="46E8C56C" w14:textId="77777777" w:rsidR="00181DD0" w:rsidRDefault="00000000">
      <w:pPr>
        <w:pStyle w:val="Compact"/>
        <w:numPr>
          <w:ilvl w:val="0"/>
          <w:numId w:val="30"/>
        </w:numPr>
      </w:pPr>
      <w:r>
        <w:t xml:space="preserve">Sheet numbers shall not be included. Each drawing shall be submitted as its own drawing, sharing the same title with the exception the title is appended with ” - Sheet </w:t>
      </w:r>
      <w:r>
        <w:rPr>
          <w:i/>
          <w:iCs/>
        </w:rPr>
        <w:t>x</w:t>
      </w:r>
      <w:r>
        <w:t xml:space="preserve"> of </w:t>
      </w:r>
      <w:r>
        <w:rPr>
          <w:i/>
          <w:iCs/>
        </w:rPr>
        <w:t>y</w:t>
      </w:r>
      <w:r>
        <w:t>”.</w:t>
      </w:r>
    </w:p>
    <w:p w14:paraId="6AEA9188" w14:textId="77777777" w:rsidR="00181DD0" w:rsidRDefault="00000000">
      <w:pPr>
        <w:pStyle w:val="Compact"/>
        <w:numPr>
          <w:ilvl w:val="0"/>
          <w:numId w:val="30"/>
        </w:numPr>
      </w:pPr>
      <w:r>
        <w:t>For drawings, document metadata shall be in the lower-right corner of the drawing.</w:t>
      </w:r>
    </w:p>
    <w:p w14:paraId="43DDF6C8" w14:textId="77777777" w:rsidR="00181DD0" w:rsidRDefault="00000000">
      <w:pPr>
        <w:pStyle w:val="Compact"/>
        <w:numPr>
          <w:ilvl w:val="1"/>
          <w:numId w:val="34"/>
        </w:numPr>
      </w:pPr>
      <w:r>
        <w:t>For documents, a cover sheet should identify the document title, document number, and revision. A revision block may be on the bottom, or on page 2.</w:t>
      </w:r>
    </w:p>
    <w:p w14:paraId="3551318C" w14:textId="77777777" w:rsidR="00181DD0" w:rsidRDefault="00000000">
      <w:pPr>
        <w:pStyle w:val="Compact"/>
        <w:numPr>
          <w:ilvl w:val="0"/>
          <w:numId w:val="30"/>
        </w:numPr>
      </w:pPr>
      <w:r>
        <w:t>Ensure your documents are in natural reading order, i.e., top-left to bottom-right. Drawings and spreadsheets, as applicable, should be in landscape mode.</w:t>
      </w:r>
    </w:p>
    <w:p w14:paraId="06E68800" w14:textId="77777777" w:rsidR="00181DD0" w:rsidRDefault="00000000">
      <w:pPr>
        <w:pStyle w:val="Compact"/>
        <w:numPr>
          <w:ilvl w:val="1"/>
          <w:numId w:val="35"/>
        </w:numPr>
      </w:pPr>
      <w:r>
        <w:t>Documents must be fully legible and text-searchable.</w:t>
      </w:r>
    </w:p>
    <w:p w14:paraId="54FC2E0F" w14:textId="77777777" w:rsidR="00181DD0" w:rsidRDefault="00000000">
      <w:pPr>
        <w:pStyle w:val="Compact"/>
        <w:numPr>
          <w:ilvl w:val="0"/>
          <w:numId w:val="30"/>
        </w:numPr>
      </w:pPr>
      <w:r>
        <w:t>No document shall have a file embedded within it. Any atttachments shall be submitted with the original documents file name along with the text “-Att-</w:t>
      </w:r>
      <w:r>
        <w:rPr>
          <w:i/>
          <w:iCs/>
        </w:rPr>
        <w:t>n</w:t>
      </w:r>
      <w:r>
        <w:t xml:space="preserve">” where </w:t>
      </w:r>
      <w:r>
        <w:rPr>
          <w:i/>
          <w:iCs/>
        </w:rPr>
        <w:t>n</w:t>
      </w:r>
      <w:r>
        <w:t xml:space="preserve"> is the attachment number. Attachments shall also be identified at the end of the parent document.</w:t>
      </w:r>
    </w:p>
    <w:p w14:paraId="697FC8EB" w14:textId="77777777" w:rsidR="00181DD0" w:rsidRDefault="00000000">
      <w:pPr>
        <w:pStyle w:val="Compact"/>
        <w:numPr>
          <w:ilvl w:val="0"/>
          <w:numId w:val="30"/>
        </w:numPr>
      </w:pPr>
      <w:r>
        <w:t>If a document is to be issued VOID (Issue Status: SUP),</w:t>
      </w:r>
    </w:p>
    <w:p w14:paraId="664BC68C" w14:textId="77777777" w:rsidR="00181DD0" w:rsidRDefault="00000000">
      <w:pPr>
        <w:pStyle w:val="Compact"/>
        <w:numPr>
          <w:ilvl w:val="1"/>
          <w:numId w:val="36"/>
        </w:numPr>
      </w:pPr>
      <w:r>
        <w:t>The document must have a clear watermark on the first page stating “VOID”. Beneath the watermark shall be a reference to the superseding document, if any.</w:t>
      </w:r>
    </w:p>
    <w:p w14:paraId="040CC746" w14:textId="77777777" w:rsidR="00181DD0" w:rsidRDefault="00000000">
      <w:pPr>
        <w:pStyle w:val="Compact"/>
        <w:numPr>
          <w:ilvl w:val="1"/>
          <w:numId w:val="36"/>
        </w:numPr>
      </w:pPr>
      <w:r>
        <w:lastRenderedPageBreak/>
        <w:t>The superseding document shall be issued IFR, Revision A as if it were a new document. A stamp or other identifier shall be present on the first page noting the document supersedes the VOID document.</w:t>
      </w:r>
    </w:p>
    <w:p w14:paraId="794576CF" w14:textId="77777777" w:rsidR="00181DD0" w:rsidRDefault="00000000">
      <w:pPr>
        <w:pStyle w:val="Compact"/>
        <w:numPr>
          <w:ilvl w:val="0"/>
          <w:numId w:val="30"/>
        </w:numPr>
      </w:pPr>
      <w:r>
        <w:t>Documents do not contain hyperlinks.</w:t>
      </w:r>
    </w:p>
    <w:p w14:paraId="78EBCDBE" w14:textId="77777777" w:rsidR="00181DD0" w:rsidRDefault="00000000">
      <w:pPr>
        <w:pStyle w:val="FirstParagraph"/>
      </w:pPr>
      <w:r>
        <w:t xml:space="preserve">RE shall email native documents and PDFs to </w:t>
      </w:r>
      <w:hyperlink r:id="rId34">
        <w:r w:rsidR="00181DD0">
          <w:rPr>
            <w:rStyle w:val="Hyperlink"/>
          </w:rPr>
          <w:t>documentcontrol@hanson-inc.com</w:t>
        </w:r>
      </w:hyperlink>
      <w:r>
        <w:t>. PDFs must be OCRd and searchable.</w:t>
      </w:r>
    </w:p>
    <w:p w14:paraId="0940FD9E" w14:textId="77777777" w:rsidR="00181DD0" w:rsidRDefault="00000000">
      <w:pPr>
        <w:pStyle w:val="Heading3"/>
      </w:pPr>
      <w:bookmarkStart w:id="713" w:name="_Toc210895485"/>
      <w:bookmarkStart w:id="714" w:name="outgoing"/>
      <w:bookmarkEnd w:id="712"/>
      <w:r>
        <w:t>Outgoing</w:t>
      </w:r>
      <w:bookmarkEnd w:id="713"/>
    </w:p>
    <w:p w14:paraId="1D4E5929" w14:textId="77777777" w:rsidR="00181DD0" w:rsidRDefault="00000000">
      <w:pPr>
        <w:pStyle w:val="FirstParagraph"/>
      </w:pPr>
      <w:r>
        <w:t>Project personnel - based on the DDM - shall be notified that a new document is available for review or comment. The review process shall be handled via Adobe Cloud. Reviewers will have three days to review a document. At the end of the third day, the review cycle shall be closed.</w:t>
      </w:r>
    </w:p>
    <w:p w14:paraId="61BF4DAA" w14:textId="77777777" w:rsidR="00181DD0" w:rsidRDefault="00000000">
      <w:pPr>
        <w:pStyle w:val="Heading4"/>
      </w:pPr>
      <w:bookmarkStart w:id="715" w:name="for-information-for-use-etc"/>
      <w:r>
        <w:t>For Information, For Use, Etc</w:t>
      </w:r>
    </w:p>
    <w:p w14:paraId="03134F73" w14:textId="77777777" w:rsidR="00181DD0" w:rsidRDefault="00000000">
      <w:pPr>
        <w:pStyle w:val="FirstParagraph"/>
      </w:pPr>
      <w:r>
        <w:t>Documents not requiring a review cycle shall be sent via email to appropriate project personnel. The email shall include all documents as listed in the transmittal, hyperlinked, along with required metadata (</w:t>
      </w:r>
      <w:hyperlink w:anchor="X6c09b5e68494b88cc8ad34827e9992fa7884160">
        <w:r w:rsidR="00181DD0">
          <w:rPr>
            <w:rStyle w:val="Hyperlink"/>
          </w:rPr>
          <w:t>Email Notifications</w:t>
        </w:r>
      </w:hyperlink>
      <w:r>
        <w:t>).</w:t>
      </w:r>
    </w:p>
    <w:p w14:paraId="16DB9658" w14:textId="77777777" w:rsidR="00181DD0" w:rsidRDefault="00000000">
      <w:pPr>
        <w:pStyle w:val="Heading3"/>
      </w:pPr>
      <w:bookmarkStart w:id="716" w:name="_Toc210895486"/>
      <w:bookmarkStart w:id="717" w:name="incoming"/>
      <w:bookmarkEnd w:id="714"/>
      <w:bookmarkEnd w:id="715"/>
      <w:r>
        <w:t>Incoming</w:t>
      </w:r>
      <w:bookmarkEnd w:id="716"/>
    </w:p>
    <w:p w14:paraId="01235DDB" w14:textId="77777777" w:rsidR="00181DD0" w:rsidRDefault="00000000">
      <w:pPr>
        <w:pStyle w:val="FirstParagraph"/>
      </w:pPr>
      <w:r>
        <w:t>Once the review cycle has been completed, document shall be uploaded to SharePoint as a new version (not revision). Once SharePoint updates have been completed, a notification email (</w:t>
      </w:r>
      <w:hyperlink w:anchor="X6c09b5e68494b88cc8ad34827e9992fa7884160">
        <w:r w:rsidR="00181DD0">
          <w:rPr>
            <w:rStyle w:val="Hyperlink"/>
          </w:rPr>
          <w:t>Email Notifications</w:t>
        </w:r>
      </w:hyperlink>
      <w:r>
        <w:t>) shall be sent to all appropriate project personnel. At this time, if required, a new revision cycle is to begin with comments incorporated and the document shall undergo another review process of the next revision.</w:t>
      </w:r>
    </w:p>
    <w:p w14:paraId="44D4414C" w14:textId="77777777" w:rsidR="00181DD0" w:rsidRDefault="00000000">
      <w:pPr>
        <w:pStyle w:val="Heading3"/>
      </w:pPr>
      <w:bookmarkStart w:id="718" w:name="_Toc210895487"/>
      <w:bookmarkStart w:id="719" w:name="email-notifications"/>
      <w:bookmarkEnd w:id="717"/>
      <w:r>
        <w:t>Email Notifications</w:t>
      </w:r>
      <w:bookmarkEnd w:id="718"/>
    </w:p>
    <w:p w14:paraId="1DD9D6EE" w14:textId="77777777" w:rsidR="00181DD0" w:rsidRDefault="00000000">
      <w:pPr>
        <w:pStyle w:val="FirstParagraph"/>
      </w:pPr>
      <w:r>
        <w:t>When a document has been issued that does not require a comment review cycle, or the comment review cycle has been closed, appropriate project personnel shall be notified of the document’s existence within SharePoint. Every document and revision shall be associated with a transmittal. Transmittal shall clearly identify the transmittal number in the subject line, along with the status of the associated documents.</w:t>
      </w:r>
    </w:p>
    <w:p w14:paraId="491730FE" w14:textId="77777777" w:rsidR="00181DD0" w:rsidRDefault="00000000">
      <w:pPr>
        <w:pStyle w:val="BodyText"/>
      </w:pPr>
      <w:r>
        <w:t>The body of the email shall contain a table of each documents file name, hyperlinked to the document within the DMS, along with</w:t>
      </w:r>
    </w:p>
    <w:p w14:paraId="19BF5385" w14:textId="77777777" w:rsidR="00181DD0" w:rsidRDefault="00000000">
      <w:pPr>
        <w:pStyle w:val="Compact"/>
        <w:numPr>
          <w:ilvl w:val="0"/>
          <w:numId w:val="37"/>
        </w:numPr>
      </w:pPr>
      <w:r>
        <w:t>Document Title</w:t>
      </w:r>
    </w:p>
    <w:p w14:paraId="5BF3E796" w14:textId="77777777" w:rsidR="00181DD0" w:rsidRDefault="00000000">
      <w:pPr>
        <w:pStyle w:val="Compact"/>
        <w:numPr>
          <w:ilvl w:val="0"/>
          <w:numId w:val="37"/>
        </w:numPr>
      </w:pPr>
      <w:r>
        <w:t>Document Revision (Client takes precedence over Company)</w:t>
      </w:r>
    </w:p>
    <w:p w14:paraId="37085044" w14:textId="77777777" w:rsidR="00181DD0" w:rsidRDefault="00000000">
      <w:pPr>
        <w:pStyle w:val="Compact"/>
        <w:numPr>
          <w:ilvl w:val="0"/>
          <w:numId w:val="37"/>
        </w:numPr>
      </w:pPr>
      <w:r>
        <w:t>Revision Date</w:t>
      </w:r>
    </w:p>
    <w:p w14:paraId="54FC1452" w14:textId="77777777" w:rsidR="00181DD0" w:rsidRDefault="00000000">
      <w:pPr>
        <w:pStyle w:val="Compact"/>
        <w:numPr>
          <w:ilvl w:val="0"/>
          <w:numId w:val="37"/>
        </w:numPr>
      </w:pPr>
      <w:r>
        <w:t>Issue Status</w:t>
      </w:r>
    </w:p>
    <w:p w14:paraId="65A482E6" w14:textId="77777777" w:rsidR="00181DD0" w:rsidRDefault="00000000">
      <w:pPr>
        <w:pStyle w:val="FirstParagraph"/>
      </w:pPr>
      <w:r>
        <w:t>The body of the email shall conclude with the following formatted text:</w:t>
      </w:r>
    </w:p>
    <w:p w14:paraId="733EAE15" w14:textId="77777777" w:rsidR="00181DD0" w:rsidRDefault="00000000">
      <w:pPr>
        <w:pStyle w:val="BodyText"/>
      </w:pPr>
      <w:r>
        <w:lastRenderedPageBreak/>
        <w:t>THE MOST CURRENT VERSION OF PROJECT DOCUMENTS ARE ON THE PROJECTS RESPECTIVE SHAREPOINT SERVER. USERS OF THESE DOCUMENTS SHOULD ONLY TRUST THE PROJECTS RESPECTIVE SHAREPOINT AS THE OFFICIAL SOURCE. DIGITAL AND PRINTED COPIES OF THIS DOCUMENT STORED FOR ACCESS AND USE ANYWHERE ELSE MAY BE OBSOLETE.</w:t>
      </w:r>
    </w:p>
    <w:p w14:paraId="46A9577C" w14:textId="77777777" w:rsidR="00181DD0" w:rsidRDefault="00000000">
      <w:pPr>
        <w:pStyle w:val="BodyText"/>
      </w:pPr>
      <w:r>
        <w:t>No other information is required.</w:t>
      </w:r>
    </w:p>
    <w:p w14:paraId="698E13A0" w14:textId="77777777" w:rsidR="00181DD0" w:rsidRDefault="00000000">
      <w:pPr>
        <w:pStyle w:val="BodyText"/>
      </w:pPr>
      <w:r>
        <w:t>The email shall be sent to all members as listed in [Document Distribution Matrix].</w:t>
      </w:r>
    </w:p>
    <w:p w14:paraId="0A93CA54" w14:textId="77777777" w:rsidR="00181DD0" w:rsidRDefault="00000000">
      <w:pPr>
        <w:pStyle w:val="BodyText"/>
      </w:pPr>
      <w:r>
        <w:t>The email shall be sent from the Hanson Document Control email address (</w:t>
      </w:r>
      <w:hyperlink r:id="rId35">
        <w:r w:rsidR="00181DD0">
          <w:rPr>
            <w:rStyle w:val="Hyperlink"/>
          </w:rPr>
          <w:t>documentcontrol@hanson-inc.com</w:t>
        </w:r>
      </w:hyperlink>
      <w:r>
        <w:t>). No emails from individual email addresses shall be sent.</w:t>
      </w:r>
    </w:p>
    <w:p w14:paraId="62C5ACE4" w14:textId="77777777" w:rsidR="00181DD0" w:rsidRDefault="00000000">
      <w:pPr>
        <w:pStyle w:val="BodyText"/>
      </w:pPr>
      <w:r>
        <w:t>Once the email has been sent it shall be filed away in a subfolder of the inbox.</w:t>
      </w:r>
    </w:p>
    <w:p w14:paraId="54867F64" w14:textId="77777777" w:rsidR="00181DD0" w:rsidRDefault="00000000">
      <w:pPr>
        <w:pStyle w:val="Heading2"/>
      </w:pPr>
      <w:bookmarkStart w:id="720" w:name="_Toc210895488"/>
      <w:bookmarkStart w:id="721" w:name="revision-and-approval"/>
      <w:bookmarkEnd w:id="709"/>
      <w:bookmarkEnd w:id="719"/>
      <w:r>
        <w:t>Revision and Approval</w:t>
      </w:r>
      <w:bookmarkEnd w:id="720"/>
    </w:p>
    <w:p w14:paraId="46D213FE" w14:textId="77777777" w:rsidR="00181DD0" w:rsidRDefault="00000000">
      <w:pPr>
        <w:pStyle w:val="FirstParagraph"/>
      </w:pPr>
      <w:r>
        <w:t>Every controlled document must have a revision and issue status. Acceptable revisions for Company are identified in Appendix 3.</w:t>
      </w:r>
    </w:p>
    <w:p w14:paraId="0455CA00" w14:textId="77777777" w:rsidR="00181DD0" w:rsidRDefault="00000000">
      <w:pPr>
        <w:pStyle w:val="BodyText"/>
      </w:pPr>
      <w:r>
        <w:t>No revisions are to be skipped. In case of rejection from DC, RE shall make the necessary corrections keeping the revision number consistent and return to DC for processing.</w:t>
      </w:r>
    </w:p>
    <w:p w14:paraId="6A33037E" w14:textId="77777777" w:rsidR="00181DD0" w:rsidRDefault="00000000">
      <w:pPr>
        <w:pStyle w:val="Heading2"/>
      </w:pPr>
      <w:bookmarkStart w:id="722" w:name="_Toc210895489"/>
      <w:bookmarkStart w:id="723" w:name="distribution-of-documents"/>
      <w:bookmarkEnd w:id="721"/>
      <w:r>
        <w:t>Distribution of Documents</w:t>
      </w:r>
      <w:bookmarkEnd w:id="722"/>
    </w:p>
    <w:p w14:paraId="4219DA08" w14:textId="77777777" w:rsidR="00181DD0" w:rsidRDefault="00000000">
      <w:pPr>
        <w:pStyle w:val="FirstParagraph"/>
      </w:pPr>
      <w:r>
        <w:t>Per the [Document Distribution Matrix], once a document has been released for transmittal, a review session will begin using Adobe Cloud. All users will receive a link to the document to review, mark up, and make any additional comments to the document.</w:t>
      </w:r>
    </w:p>
    <w:p w14:paraId="74CE35E7" w14:textId="77777777" w:rsidR="00181DD0" w:rsidRDefault="00000000">
      <w:pPr>
        <w:pStyle w:val="BodyText"/>
      </w:pPr>
      <w:r>
        <w:t>Project personnel will have three days to review the document. At the end of the third day, the session will be closed and the document shall be uploaded to SharePoint with the Issue Status Code COM for “Comments”. At that time, a new transmittal shall be created notifying all responsible Project personnel of the update with a link to the new documents in SharePoint.</w:t>
      </w:r>
    </w:p>
    <w:p w14:paraId="072304BF" w14:textId="3739F5F2" w:rsidR="00181DD0" w:rsidRDefault="00000000" w:rsidP="004F303C">
      <w:pPr>
        <w:pStyle w:val="Heading3"/>
      </w:pPr>
      <w:bookmarkStart w:id="724" w:name="_Toc210895490"/>
      <w:bookmarkStart w:id="725" w:name="adobe-cloud-review"/>
      <w:r>
        <w:t xml:space="preserve">Adobe Cloud </w:t>
      </w:r>
      <w:commentRangeStart w:id="726"/>
      <w:r>
        <w:t>Review</w:t>
      </w:r>
      <w:commentRangeEnd w:id="726"/>
      <w:r w:rsidR="004F303C">
        <w:rPr>
          <w:rStyle w:val="CommentReference"/>
          <w:rFonts w:eastAsiaTheme="minorHAnsi" w:cstheme="minorBidi"/>
          <w:color w:val="auto"/>
        </w:rPr>
        <w:commentReference w:id="726"/>
      </w:r>
      <w:bookmarkEnd w:id="724"/>
    </w:p>
    <w:p w14:paraId="6579B567" w14:textId="77777777" w:rsidR="00181DD0" w:rsidRDefault="00000000">
      <w:pPr>
        <w:pStyle w:val="FirstParagraph"/>
      </w:pPr>
      <w:r>
        <w:t xml:space="preserve">Reviewers of documentation shall have an Adobe account. Users may visit </w:t>
      </w:r>
      <w:hyperlink r:id="rId36">
        <w:r w:rsidR="00181DD0">
          <w:rPr>
            <w:rStyle w:val="Hyperlink"/>
          </w:rPr>
          <w:t>Adobe.com</w:t>
        </w:r>
      </w:hyperlink>
      <w:r>
        <w:t xml:space="preserve"> and click the “Sign in” button in the top-right corner of the home page. There is no fee for having an account with Adobe nor is any fee required on the Users end to comment and review documentation. However, Users with a paid Adobe Acrobat subscription may be able to review and comment on documents from their desktop app.</w:t>
      </w:r>
    </w:p>
    <w:p w14:paraId="09311C18" w14:textId="77777777" w:rsidR="00181DD0" w:rsidRDefault="00000000">
      <w:pPr>
        <w:pStyle w:val="BodyText"/>
      </w:pPr>
      <w:r>
        <w:t xml:space="preserve">Users are encouraged to bookmark the homepage of the </w:t>
      </w:r>
      <w:hyperlink r:id="rId37">
        <w:r w:rsidR="00181DD0">
          <w:rPr>
            <w:rStyle w:val="Hyperlink"/>
          </w:rPr>
          <w:t>Adobe Acrobate website</w:t>
        </w:r>
      </w:hyperlink>
      <w:r>
        <w:t xml:space="preserve">. From there, Users can click “Documents” in the top navigation bar. On the left hand menu of the next page, under </w:t>
      </w:r>
      <w:r>
        <w:rPr>
          <w:b/>
          <w:bCs/>
        </w:rPr>
        <w:t>FILES</w:t>
      </w:r>
      <w:r>
        <w:t xml:space="preserve"> is “Shared by others”. All documents currently in the review cycle </w:t>
      </w:r>
      <w:r>
        <w:lastRenderedPageBreak/>
        <w:t>and requiring comments/review by User shall be listed here. Note once the comment review cycle closes the document will be removed from this page.</w:t>
      </w:r>
    </w:p>
    <w:p w14:paraId="3C0F78DF" w14:textId="77777777" w:rsidR="00181DD0" w:rsidRDefault="00000000">
      <w:pPr>
        <w:pStyle w:val="Heading3"/>
      </w:pPr>
      <w:bookmarkStart w:id="727" w:name="_Toc210895491"/>
      <w:bookmarkStart w:id="728" w:name="bluebeam-sessions"/>
      <w:bookmarkEnd w:id="725"/>
      <w:r>
        <w:t>Bluebeam Sessions</w:t>
      </w:r>
      <w:bookmarkEnd w:id="727"/>
    </w:p>
    <w:p w14:paraId="389CC6AC" w14:textId="77777777" w:rsidR="00181DD0" w:rsidRDefault="00000000">
      <w:pPr>
        <w:pStyle w:val="Heading4"/>
      </w:pPr>
      <w:bookmarkStart w:id="729" w:name="bluebeam-session-structure"/>
      <w:r>
        <w:t>Bluebeam Session Structure</w:t>
      </w:r>
    </w:p>
    <w:p w14:paraId="717E8F25" w14:textId="77777777" w:rsidR="00181DD0" w:rsidRDefault="00000000">
      <w:pPr>
        <w:pStyle w:val="Compact"/>
        <w:numPr>
          <w:ilvl w:val="0"/>
          <w:numId w:val="38"/>
        </w:numPr>
      </w:pPr>
      <w:r>
        <w:rPr>
          <w:b/>
          <w:bCs/>
        </w:rPr>
        <w:t>Originator (O)</w:t>
      </w:r>
      <w:r>
        <w:t xml:space="preserve"> creates the document</w:t>
      </w:r>
    </w:p>
    <w:p w14:paraId="1F467667" w14:textId="77777777" w:rsidR="00181DD0" w:rsidRDefault="00000000">
      <w:pPr>
        <w:pStyle w:val="Compact"/>
        <w:numPr>
          <w:ilvl w:val="0"/>
          <w:numId w:val="38"/>
        </w:numPr>
      </w:pPr>
      <w:r>
        <w:rPr>
          <w:b/>
          <w:bCs/>
        </w:rPr>
        <w:t>Originator (O)</w:t>
      </w:r>
      <w:r>
        <w:t xml:space="preserve"> initiates Bluebeam review session per Document Distribution Matrix (DDM)</w:t>
      </w:r>
    </w:p>
    <w:p w14:paraId="6D391FE9" w14:textId="77777777" w:rsidR="00181DD0" w:rsidRDefault="00000000">
      <w:pPr>
        <w:pStyle w:val="Compact"/>
        <w:numPr>
          <w:ilvl w:val="0"/>
          <w:numId w:val="38"/>
        </w:numPr>
      </w:pPr>
      <w:r>
        <w:rPr>
          <w:b/>
          <w:bCs/>
        </w:rPr>
        <w:t>Task Manager (TM)</w:t>
      </w:r>
      <w:r>
        <w:t xml:space="preserve"> and other reviewers participate in simultaneous review session</w:t>
      </w:r>
    </w:p>
    <w:p w14:paraId="438A2D53" w14:textId="77777777" w:rsidR="00181DD0" w:rsidRDefault="00000000">
      <w:pPr>
        <w:pStyle w:val="Compact"/>
        <w:numPr>
          <w:ilvl w:val="0"/>
          <w:numId w:val="38"/>
        </w:numPr>
      </w:pPr>
      <w:r>
        <w:rPr>
          <w:b/>
          <w:bCs/>
        </w:rPr>
        <w:t>Task Manager (TM)</w:t>
      </w:r>
      <w:r>
        <w:t xml:space="preserve"> finalizes review comments</w:t>
      </w:r>
    </w:p>
    <w:p w14:paraId="26F99069" w14:textId="77777777" w:rsidR="00181DD0" w:rsidRDefault="00000000">
      <w:pPr>
        <w:pStyle w:val="Compact"/>
        <w:numPr>
          <w:ilvl w:val="0"/>
          <w:numId w:val="38"/>
        </w:numPr>
      </w:pPr>
      <w:r>
        <w:rPr>
          <w:b/>
          <w:bCs/>
        </w:rPr>
        <w:t>Professional of Record (POR)</w:t>
      </w:r>
      <w:r>
        <w:t xml:space="preserve"> provides final approval</w:t>
      </w:r>
    </w:p>
    <w:p w14:paraId="4F25DC04" w14:textId="77777777" w:rsidR="00181DD0" w:rsidRDefault="00000000">
      <w:pPr>
        <w:pStyle w:val="Compact"/>
        <w:numPr>
          <w:ilvl w:val="0"/>
          <w:numId w:val="38"/>
        </w:numPr>
      </w:pPr>
      <w:r>
        <w:rPr>
          <w:b/>
          <w:bCs/>
        </w:rPr>
        <w:t>Originator</w:t>
      </w:r>
      <w:r>
        <w:t xml:space="preserve"> saves final marked-up document along with audit report to network drive.</w:t>
      </w:r>
    </w:p>
    <w:p w14:paraId="7A76776A" w14:textId="77777777" w:rsidR="00181DD0" w:rsidRDefault="00000000">
      <w:pPr>
        <w:pStyle w:val="Heading4"/>
      </w:pPr>
      <w:bookmarkStart w:id="730" w:name="standard-timeline-for-review-sessions"/>
      <w:bookmarkEnd w:id="729"/>
      <w:r>
        <w:t>Standard Timeline for Review Sessions</w:t>
      </w:r>
    </w:p>
    <w:p w14:paraId="2DD02847" w14:textId="77777777" w:rsidR="00181DD0" w:rsidRDefault="00000000">
      <w:pPr>
        <w:pStyle w:val="Compact"/>
        <w:numPr>
          <w:ilvl w:val="0"/>
          <w:numId w:val="39"/>
        </w:numPr>
      </w:pPr>
      <w:r>
        <w:rPr>
          <w:b/>
          <w:bCs/>
        </w:rPr>
        <w:t>Total duration</w:t>
      </w:r>
      <w:r>
        <w:t>: 5 business days</w:t>
      </w:r>
    </w:p>
    <w:p w14:paraId="25A5EE8E" w14:textId="77777777" w:rsidR="00181DD0" w:rsidRDefault="00000000">
      <w:pPr>
        <w:pStyle w:val="Compact"/>
        <w:numPr>
          <w:ilvl w:val="0"/>
          <w:numId w:val="39"/>
        </w:numPr>
      </w:pPr>
      <w:r>
        <w:rPr>
          <w:b/>
          <w:bCs/>
        </w:rPr>
        <w:t>Reviewer participation</w:t>
      </w:r>
      <w:r>
        <w:t>: Days 1-4</w:t>
      </w:r>
    </w:p>
    <w:p w14:paraId="69BD915B" w14:textId="77777777" w:rsidR="00181DD0" w:rsidRDefault="00000000">
      <w:pPr>
        <w:pStyle w:val="Compact"/>
        <w:numPr>
          <w:ilvl w:val="0"/>
          <w:numId w:val="39"/>
        </w:numPr>
      </w:pPr>
      <w:r>
        <w:rPr>
          <w:b/>
          <w:bCs/>
        </w:rPr>
        <w:t>TM finalization</w:t>
      </w:r>
      <w:r>
        <w:t>: 24 hours prior to session closeout (Day 4)</w:t>
      </w:r>
    </w:p>
    <w:p w14:paraId="287E2CBF" w14:textId="77777777" w:rsidR="00181DD0" w:rsidRDefault="00000000">
      <w:pPr>
        <w:pStyle w:val="Compact"/>
        <w:numPr>
          <w:ilvl w:val="0"/>
          <w:numId w:val="39"/>
        </w:numPr>
      </w:pPr>
      <w:r>
        <w:rPr>
          <w:b/>
          <w:bCs/>
        </w:rPr>
        <w:t>POR final approval</w:t>
      </w:r>
      <w:r>
        <w:t>: Final day (Day 5)</w:t>
      </w:r>
    </w:p>
    <w:p w14:paraId="0B876951" w14:textId="77777777" w:rsidR="00181DD0" w:rsidRDefault="00000000">
      <w:pPr>
        <w:pStyle w:val="FirstParagraph"/>
      </w:pPr>
      <w:r>
        <w:rPr>
          <w:b/>
          <w:bCs/>
        </w:rPr>
        <w:t>Note</w:t>
      </w:r>
      <w:r>
        <w:t>: POR may participate throughout the review cycle but has final approval authority.</w:t>
      </w:r>
    </w:p>
    <w:p w14:paraId="64DFF84E" w14:textId="77777777" w:rsidR="00181DD0" w:rsidRDefault="00000000">
      <w:pPr>
        <w:pStyle w:val="Heading4"/>
      </w:pPr>
      <w:bookmarkStart w:id="731" w:name="session-management"/>
      <w:bookmarkEnd w:id="730"/>
      <w:r>
        <w:t>Session Management</w:t>
      </w:r>
    </w:p>
    <w:p w14:paraId="7F45A4CB" w14:textId="77777777" w:rsidR="00181DD0" w:rsidRDefault="00000000">
      <w:pPr>
        <w:pStyle w:val="Compact"/>
        <w:numPr>
          <w:ilvl w:val="0"/>
          <w:numId w:val="40"/>
        </w:numPr>
      </w:pPr>
      <w:r>
        <w:rPr>
          <w:b/>
          <w:bCs/>
        </w:rPr>
        <w:t>O</w:t>
      </w:r>
      <w:r>
        <w:t xml:space="preserve"> invites all project team members per DDM</w:t>
      </w:r>
    </w:p>
    <w:p w14:paraId="2DD0057F" w14:textId="77777777" w:rsidR="00181DD0" w:rsidRDefault="00000000">
      <w:pPr>
        <w:pStyle w:val="Compact"/>
        <w:numPr>
          <w:ilvl w:val="0"/>
          <w:numId w:val="40"/>
        </w:numPr>
      </w:pPr>
      <w:r>
        <w:t>All reviewers participate simultaneously in one session</w:t>
      </w:r>
    </w:p>
    <w:p w14:paraId="206F9575" w14:textId="77777777" w:rsidR="00181DD0" w:rsidRDefault="00000000">
      <w:pPr>
        <w:pStyle w:val="Compact"/>
        <w:numPr>
          <w:ilvl w:val="0"/>
          <w:numId w:val="40"/>
        </w:numPr>
      </w:pPr>
      <w:r>
        <w:t>Session prompts TM and other reviewers to begin review cycle</w:t>
      </w:r>
    </w:p>
    <w:p w14:paraId="73C56572" w14:textId="77777777" w:rsidR="00181DD0" w:rsidRDefault="00000000">
      <w:pPr>
        <w:pStyle w:val="Compact"/>
        <w:numPr>
          <w:ilvl w:val="0"/>
          <w:numId w:val="40"/>
        </w:numPr>
      </w:pPr>
      <w:r>
        <w:rPr>
          <w:b/>
          <w:bCs/>
        </w:rPr>
        <w:t>Subcontractor participation</w:t>
      </w:r>
      <w:r>
        <w:t xml:space="preserve"> (when applicable): Comment-only access</w:t>
      </w:r>
    </w:p>
    <w:p w14:paraId="76D1AC3D" w14:textId="77777777" w:rsidR="00181DD0" w:rsidRDefault="00000000">
      <w:pPr>
        <w:pStyle w:val="Compact"/>
        <w:numPr>
          <w:ilvl w:val="1"/>
          <w:numId w:val="41"/>
        </w:numPr>
      </w:pPr>
      <w:r>
        <w:t>Requires Bluebeam subscription</w:t>
      </w:r>
    </w:p>
    <w:p w14:paraId="64C99AAA" w14:textId="77777777" w:rsidR="00181DD0" w:rsidRDefault="00000000">
      <w:pPr>
        <w:pStyle w:val="Compact"/>
        <w:numPr>
          <w:ilvl w:val="0"/>
          <w:numId w:val="40"/>
        </w:numPr>
      </w:pPr>
      <w:r>
        <w:t>Session closeout occurs at predetermined time</w:t>
      </w:r>
    </w:p>
    <w:p w14:paraId="253F6B5D" w14:textId="77777777" w:rsidR="00181DD0" w:rsidRDefault="00000000">
      <w:pPr>
        <w:pStyle w:val="Heading4"/>
      </w:pPr>
      <w:bookmarkStart w:id="732" w:name="audit-trail-requirements"/>
      <w:bookmarkEnd w:id="731"/>
      <w:r>
        <w:t>Audit Trail Requirements</w:t>
      </w:r>
    </w:p>
    <w:p w14:paraId="0D068F14" w14:textId="77777777" w:rsidR="00181DD0" w:rsidRDefault="00000000">
      <w:pPr>
        <w:pStyle w:val="FirstParagraph"/>
      </w:pPr>
      <w:r>
        <w:t>All projects must maintain audit trail of every controlled document:</w:t>
      </w:r>
    </w:p>
    <w:p w14:paraId="4FAB9FE5" w14:textId="77777777" w:rsidR="00181DD0" w:rsidRDefault="00000000">
      <w:pPr>
        <w:pStyle w:val="Compact"/>
        <w:numPr>
          <w:ilvl w:val="0"/>
          <w:numId w:val="42"/>
        </w:numPr>
      </w:pPr>
      <w:r>
        <w:t>Marked-up PDFs with comments saved as controlled documents</w:t>
      </w:r>
    </w:p>
    <w:p w14:paraId="062205C9" w14:textId="45AF38C9" w:rsidR="00181DD0" w:rsidRDefault="00000000">
      <w:pPr>
        <w:pStyle w:val="Compact"/>
        <w:numPr>
          <w:ilvl w:val="1"/>
          <w:numId w:val="43"/>
        </w:numPr>
      </w:pPr>
      <w:r>
        <w:t xml:space="preserve">These shall be identified with a code stamp per </w:t>
      </w:r>
      <w:hyperlink w:anchor="_Appendix_D:_Return" w:history="1">
        <w:r w:rsidR="00181DD0" w:rsidRPr="001A368F">
          <w:rPr>
            <w:rStyle w:val="Hyperlink"/>
          </w:rPr>
          <w:t>Appendix D</w:t>
        </w:r>
      </w:hyperlink>
    </w:p>
    <w:p w14:paraId="6244B194" w14:textId="77777777" w:rsidR="00181DD0" w:rsidRDefault="00000000">
      <w:pPr>
        <w:pStyle w:val="Compact"/>
        <w:numPr>
          <w:ilvl w:val="0"/>
          <w:numId w:val="42"/>
        </w:numPr>
      </w:pPr>
      <w:r>
        <w:t>Bluebeam audit trail exports to Excel saved as separate QCR documents</w:t>
      </w:r>
    </w:p>
    <w:p w14:paraId="005D7880" w14:textId="77777777" w:rsidR="00181DD0" w:rsidRDefault="00000000">
      <w:pPr>
        <w:pStyle w:val="Compact"/>
        <w:numPr>
          <w:ilvl w:val="0"/>
          <w:numId w:val="42"/>
        </w:numPr>
      </w:pPr>
      <w:r>
        <w:t>QCR documents receive independent sequential numbering</w:t>
      </w:r>
    </w:p>
    <w:p w14:paraId="02F78B35" w14:textId="6EF78295" w:rsidR="00181DD0" w:rsidRDefault="00000000" w:rsidP="004F303C">
      <w:r>
        <w:pict w14:anchorId="6369A333">
          <v:rect id="_x0000_i1027" style="width:0;height:1.5pt" o:hralign="center" o:hrstd="t" o:hr="t"/>
        </w:pict>
      </w:r>
    </w:p>
    <w:p w14:paraId="6DA41A23" w14:textId="77777777" w:rsidR="00181DD0" w:rsidRDefault="00000000">
      <w:pPr>
        <w:pStyle w:val="Heading5"/>
      </w:pPr>
      <w:bookmarkStart w:id="733" w:name="audit-trail-management"/>
      <w:r>
        <w:t xml:space="preserve">Audit Trail </w:t>
      </w:r>
      <w:commentRangeStart w:id="734"/>
      <w:r>
        <w:t>Management</w:t>
      </w:r>
      <w:commentRangeEnd w:id="734"/>
      <w:r w:rsidR="004F303C">
        <w:rPr>
          <w:rStyle w:val="CommentReference"/>
          <w:rFonts w:eastAsiaTheme="minorHAnsi" w:cstheme="minorBidi"/>
          <w:color w:val="auto"/>
        </w:rPr>
        <w:commentReference w:id="734"/>
      </w:r>
    </w:p>
    <w:p w14:paraId="4B8B9F29" w14:textId="77777777" w:rsidR="00181DD0" w:rsidRDefault="00000000">
      <w:pPr>
        <w:pStyle w:val="Heading6"/>
      </w:pPr>
      <w:bookmarkStart w:id="735" w:name="universal-requirement"/>
      <w:r>
        <w:t>Universal Requirement</w:t>
      </w:r>
    </w:p>
    <w:p w14:paraId="4665CEC5" w14:textId="77777777" w:rsidR="00181DD0" w:rsidRDefault="00000000">
      <w:pPr>
        <w:pStyle w:val="FirstParagraph"/>
      </w:pPr>
      <w:r>
        <w:t>All Market projects shall maintain an audit trail of every controlled document.</w:t>
      </w:r>
    </w:p>
    <w:p w14:paraId="4ABA4477" w14:textId="77777777" w:rsidR="00181DD0" w:rsidRDefault="00000000">
      <w:pPr>
        <w:pStyle w:val="Heading6"/>
      </w:pPr>
      <w:bookmarkStart w:id="736" w:name="audit-trail-components"/>
      <w:bookmarkEnd w:id="735"/>
      <w:r>
        <w:lastRenderedPageBreak/>
        <w:t>Audit Trail Components</w:t>
      </w:r>
    </w:p>
    <w:p w14:paraId="66E16E75" w14:textId="77777777" w:rsidR="00181DD0" w:rsidRDefault="00000000">
      <w:pPr>
        <w:pStyle w:val="FirstParagraph"/>
      </w:pPr>
      <w:r>
        <w:rPr>
          <w:b/>
          <w:bCs/>
        </w:rPr>
        <w:t>Two components shall be saved as controlled documents per review cycle:</w:t>
      </w:r>
    </w:p>
    <w:p w14:paraId="7157678D" w14:textId="77777777" w:rsidR="00181DD0" w:rsidRDefault="00000000">
      <w:pPr>
        <w:pStyle w:val="Compact"/>
        <w:numPr>
          <w:ilvl w:val="0"/>
          <w:numId w:val="44"/>
        </w:numPr>
      </w:pPr>
      <w:r>
        <w:rPr>
          <w:b/>
          <w:bCs/>
        </w:rPr>
        <w:t>Marked-up PDFs</w:t>
      </w:r>
      <w:r>
        <w:t>: Complete document with all accepted review comments visible</w:t>
      </w:r>
    </w:p>
    <w:p w14:paraId="412C7F63" w14:textId="77777777" w:rsidR="00181DD0" w:rsidRDefault="00000000">
      <w:pPr>
        <w:pStyle w:val="Compact"/>
        <w:numPr>
          <w:ilvl w:val="0"/>
          <w:numId w:val="44"/>
        </w:numPr>
      </w:pPr>
      <w:r>
        <w:rPr>
          <w:b/>
          <w:bCs/>
        </w:rPr>
        <w:t>Bluebeam Audit Trail Export</w:t>
      </w:r>
      <w:r>
        <w:t>: Excel export of review session activity.</w:t>
      </w:r>
    </w:p>
    <w:p w14:paraId="631FD9D8" w14:textId="77777777" w:rsidR="00181DD0" w:rsidRDefault="00000000">
      <w:pPr>
        <w:pStyle w:val="Heading6"/>
      </w:pPr>
      <w:bookmarkStart w:id="737" w:name="quality-control-reports-qcr"/>
      <w:bookmarkEnd w:id="736"/>
      <w:r>
        <w:t>Quality Control Reports (QCR)</w:t>
      </w:r>
    </w:p>
    <w:p w14:paraId="57F52E5A" w14:textId="77777777" w:rsidR="00181DD0" w:rsidRDefault="00000000">
      <w:pPr>
        <w:pStyle w:val="FirstParagraph"/>
      </w:pPr>
      <w:r>
        <w:t>Bluebeam audit trail exports shall be saved as separate QCR documents:</w:t>
      </w:r>
    </w:p>
    <w:p w14:paraId="74000856" w14:textId="77777777" w:rsidR="00181DD0" w:rsidRDefault="00000000">
      <w:pPr>
        <w:pStyle w:val="Compact"/>
        <w:numPr>
          <w:ilvl w:val="0"/>
          <w:numId w:val="45"/>
        </w:numPr>
      </w:pPr>
      <w:r>
        <w:t>QCR documents receive independent sequential numbering</w:t>
      </w:r>
    </w:p>
    <w:p w14:paraId="404CBCAF" w14:textId="77777777" w:rsidR="00181DD0" w:rsidRDefault="00000000">
      <w:pPr>
        <w:pStyle w:val="Compact"/>
        <w:numPr>
          <w:ilvl w:val="0"/>
          <w:numId w:val="45"/>
        </w:numPr>
      </w:pPr>
      <w:r>
        <w:t xml:space="preserve">Example: </w:t>
      </w:r>
      <w:r>
        <w:rPr>
          <w:rStyle w:val="VerbatimChar"/>
        </w:rPr>
        <w:t>PRJ-PMG-QCR-241216</w:t>
      </w:r>
      <w:r>
        <w:t xml:space="preserve"> (audit trail for review session)</w:t>
      </w:r>
    </w:p>
    <w:p w14:paraId="5AEF5FB6" w14:textId="77777777" w:rsidR="00181DD0" w:rsidRDefault="00000000">
      <w:pPr>
        <w:pStyle w:val="Compact"/>
        <w:numPr>
          <w:ilvl w:val="0"/>
          <w:numId w:val="45"/>
        </w:numPr>
      </w:pPr>
      <w:r>
        <w:t>QCR documents are linked to original documents through metadata</w:t>
      </w:r>
    </w:p>
    <w:p w14:paraId="2C37B6AA" w14:textId="77777777" w:rsidR="00181DD0" w:rsidRDefault="00000000">
      <w:pPr>
        <w:pStyle w:val="Heading6"/>
      </w:pPr>
      <w:bookmarkStart w:id="738" w:name="documentation-requirements"/>
      <w:bookmarkEnd w:id="737"/>
      <w:r>
        <w:t>Documentation Requirements</w:t>
      </w:r>
    </w:p>
    <w:p w14:paraId="706760A9" w14:textId="77777777" w:rsidR="00181DD0" w:rsidRDefault="00000000">
      <w:pPr>
        <w:pStyle w:val="Compact"/>
        <w:numPr>
          <w:ilvl w:val="0"/>
          <w:numId w:val="46"/>
        </w:numPr>
      </w:pPr>
      <w:r>
        <w:rPr>
          <w:b/>
          <w:bCs/>
        </w:rPr>
        <w:t>Session Completion</w:t>
      </w:r>
      <w:r>
        <w:t>: When Bluebeam session ends, export audit trail to Excel</w:t>
      </w:r>
    </w:p>
    <w:p w14:paraId="48F4297B" w14:textId="77777777" w:rsidR="00181DD0" w:rsidRDefault="00000000">
      <w:pPr>
        <w:pStyle w:val="Compact"/>
        <w:numPr>
          <w:ilvl w:val="0"/>
          <w:numId w:val="46"/>
        </w:numPr>
      </w:pPr>
      <w:r>
        <w:rPr>
          <w:b/>
          <w:bCs/>
        </w:rPr>
        <w:t>Document Approval</w:t>
      </w:r>
      <w:r>
        <w:t>: Save marked-up PDF as approved by POR</w:t>
      </w:r>
    </w:p>
    <w:p w14:paraId="59E837B6" w14:textId="77777777" w:rsidR="00181DD0" w:rsidRDefault="00000000">
      <w:pPr>
        <w:pStyle w:val="Compact"/>
        <w:numPr>
          <w:ilvl w:val="0"/>
          <w:numId w:val="46"/>
        </w:numPr>
      </w:pPr>
      <w:r>
        <w:rPr>
          <w:b/>
          <w:bCs/>
        </w:rPr>
        <w:t>Archive Storage</w:t>
      </w:r>
      <w:r>
        <w:t>: Both components stored per network drive structure</w:t>
      </w:r>
    </w:p>
    <w:p w14:paraId="3CAE2DC4" w14:textId="77777777" w:rsidR="00181DD0" w:rsidRDefault="00000000">
      <w:pPr>
        <w:pStyle w:val="Compact"/>
        <w:numPr>
          <w:ilvl w:val="0"/>
          <w:numId w:val="46"/>
        </w:numPr>
      </w:pPr>
      <w:r>
        <w:rPr>
          <w:b/>
          <w:bCs/>
        </w:rPr>
        <w:t>Metadata Tracking</w:t>
      </w:r>
      <w:r>
        <w:t>: Critical for linking audit trails to original documents</w:t>
      </w:r>
    </w:p>
    <w:p w14:paraId="011E7A38" w14:textId="77777777" w:rsidR="00181DD0" w:rsidRDefault="00000000">
      <w:r>
        <w:pict w14:anchorId="66A6D968">
          <v:rect id="_x0000_i1028" style="width:0;height:1.5pt" o:hralign="center" o:hrstd="t" o:hr="t"/>
        </w:pict>
      </w:r>
    </w:p>
    <w:p w14:paraId="2DFA5D8E" w14:textId="63691DE2" w:rsidR="00674F64" w:rsidRDefault="001A368F" w:rsidP="001A368F">
      <w:pPr>
        <w:pStyle w:val="Heading2"/>
      </w:pPr>
      <w:bookmarkStart w:id="739" w:name="_Data_Inventory"/>
      <w:bookmarkStart w:id="740" w:name="_Toc210895492"/>
      <w:bookmarkEnd w:id="723"/>
      <w:bookmarkEnd w:id="728"/>
      <w:bookmarkEnd w:id="732"/>
      <w:bookmarkEnd w:id="733"/>
      <w:bookmarkEnd w:id="738"/>
      <w:bookmarkEnd w:id="739"/>
      <w:r>
        <w:t xml:space="preserve">Data </w:t>
      </w:r>
      <w:commentRangeStart w:id="741"/>
      <w:r>
        <w:t>Inventory</w:t>
      </w:r>
      <w:commentRangeEnd w:id="741"/>
      <w:r w:rsidR="00A454F3">
        <w:rPr>
          <w:rStyle w:val="CommentReference"/>
          <w:rFonts w:asciiTheme="minorHAnsi" w:eastAsiaTheme="minorHAnsi" w:hAnsiTheme="minorHAnsi" w:cstheme="minorBidi"/>
          <w:color w:val="auto"/>
        </w:rPr>
        <w:commentReference w:id="741"/>
      </w:r>
      <w:bookmarkEnd w:id="740"/>
      <w:r w:rsidR="00674F64">
        <w:br w:type="page"/>
      </w:r>
    </w:p>
    <w:p w14:paraId="09436ACC" w14:textId="7A6FCC37" w:rsidR="00181DD0" w:rsidRDefault="00000000">
      <w:pPr>
        <w:pStyle w:val="Heading2"/>
      </w:pPr>
      <w:bookmarkStart w:id="742" w:name="_Appendix_A:_Document"/>
      <w:bookmarkStart w:id="743" w:name="_Toc210895493"/>
      <w:bookmarkEnd w:id="742"/>
      <w:r>
        <w:lastRenderedPageBreak/>
        <w:t>Appendix A: Document Numbering Schematic</w:t>
      </w:r>
      <w:bookmarkStart w:id="744" w:name="appendix-a-document-numbering-schematic"/>
      <w:bookmarkEnd w:id="743"/>
    </w:p>
    <w:p w14:paraId="7A64CD47" w14:textId="77777777" w:rsidR="00181DD0" w:rsidRDefault="00000000">
      <w:pPr>
        <w:pStyle w:val="Heading3"/>
      </w:pPr>
      <w:bookmarkStart w:id="745" w:name="_Toc210895494"/>
      <w:bookmarkStart w:id="746" w:name="format-structure"/>
      <w:r>
        <w:t>Format Structure</w:t>
      </w:r>
      <w:bookmarkEnd w:id="745"/>
    </w:p>
    <w:p w14:paraId="082418D7" w14:textId="77777777" w:rsidR="00181DD0" w:rsidRDefault="00000000">
      <w:pPr>
        <w:pStyle w:val="FirstParagraph"/>
      </w:pPr>
      <w:r>
        <w:t>All Market documents shall follow established numbering formats based on project classification. The numbering schematic provides systematic identification and organization of documents throughout their lifecycle.</w:t>
      </w:r>
    </w:p>
    <w:p w14:paraId="6BD9AB85" w14:textId="77777777" w:rsidR="00181DD0" w:rsidRDefault="00000000">
      <w:pPr>
        <w:pStyle w:val="Heading4"/>
      </w:pPr>
      <w:bookmarkStart w:id="747" w:name="class-i-projects"/>
      <w:r>
        <w:t>Class I Projects</w:t>
      </w:r>
    </w:p>
    <w:p w14:paraId="18960F18" w14:textId="77777777" w:rsidR="00181DD0" w:rsidRDefault="00000000">
      <w:pPr>
        <w:pStyle w:val="FirstParagraph"/>
      </w:pPr>
      <w:r>
        <w:t>Class I projects shall use the following format:</w:t>
      </w:r>
    </w:p>
    <w:p w14:paraId="4FCDD646" w14:textId="6869CA9A" w:rsidR="00181DD0" w:rsidRDefault="00000000">
      <w:pPr>
        <w:pStyle w:val="BodyText"/>
      </w:pPr>
      <w:r>
        <w:rPr>
          <w:b/>
          <w:bCs/>
        </w:rPr>
        <w:t>AAA</w:t>
      </w:r>
      <w:ins w:id="748" w:author="Tim Trice" w:date="2025-10-09T09:19:00Z" w16du:dateUtc="2025-10-09T14:19:00Z">
        <w:r w:rsidR="000E1472">
          <w:rPr>
            <w:b/>
            <w:bCs/>
          </w:rPr>
          <w:t>AAAAAA</w:t>
        </w:r>
      </w:ins>
      <w:r>
        <w:rPr>
          <w:b/>
          <w:bCs/>
        </w:rPr>
        <w:t>-BBB-CCC-DDDD</w:t>
      </w:r>
    </w:p>
    <w:p w14:paraId="26A20B01" w14:textId="77777777" w:rsidR="00181DD0" w:rsidRDefault="00000000">
      <w:pPr>
        <w:pStyle w:val="BodyText"/>
      </w:pPr>
      <w:r>
        <w:t>Where:</w:t>
      </w:r>
    </w:p>
    <w:p w14:paraId="318CFB75" w14:textId="46DAB69F" w:rsidR="00181DD0" w:rsidRDefault="000E1472">
      <w:pPr>
        <w:pStyle w:val="Compact"/>
        <w:numPr>
          <w:ilvl w:val="0"/>
          <w:numId w:val="47"/>
        </w:numPr>
      </w:pPr>
      <w:ins w:id="749" w:author="Tim Trice" w:date="2025-10-09T09:19:00Z" w16du:dateUtc="2025-10-09T14:19:00Z">
        <w:r w:rsidRPr="000E1472">
          <w:t>AAAAAAAAA</w:t>
        </w:r>
        <w:r w:rsidRPr="000E1472" w:rsidDel="000E1472">
          <w:t xml:space="preserve"> </w:t>
        </w:r>
      </w:ins>
      <w:del w:id="750" w:author="Tim Trice" w:date="2025-10-09T09:19:00Z" w16du:dateUtc="2025-10-09T14:19:00Z">
        <w:r w:rsidDel="000E1472">
          <w:delText xml:space="preserve">AAA </w:delText>
        </w:r>
      </w:del>
      <w:r>
        <w:t>= Project identifier (</w:t>
      </w:r>
      <w:ins w:id="751" w:author="Tim Trice" w:date="2025-10-09T09:20:00Z" w16du:dateUtc="2025-10-09T14:20:00Z">
        <w:r>
          <w:t xml:space="preserve">9-character </w:t>
        </w:r>
      </w:ins>
      <w:r>
        <w:t>alphanumeric string)</w:t>
      </w:r>
    </w:p>
    <w:p w14:paraId="08978608" w14:textId="77777777" w:rsidR="00181DD0" w:rsidRDefault="00000000">
      <w:pPr>
        <w:pStyle w:val="Compact"/>
        <w:numPr>
          <w:ilvl w:val="0"/>
          <w:numId w:val="47"/>
        </w:numPr>
      </w:pPr>
      <w:r>
        <w:t>BBB = Discipline code (3-character alphabetic string)</w:t>
      </w:r>
    </w:p>
    <w:p w14:paraId="37FDA22B" w14:textId="77777777" w:rsidR="00181DD0" w:rsidRDefault="00000000">
      <w:pPr>
        <w:pStyle w:val="Compact"/>
        <w:numPr>
          <w:ilvl w:val="0"/>
          <w:numId w:val="47"/>
        </w:numPr>
      </w:pPr>
      <w:r>
        <w:t>CCC = Document type code (3-character alphabetic string)</w:t>
      </w:r>
    </w:p>
    <w:p w14:paraId="18432D7B" w14:textId="77777777" w:rsidR="00181DD0" w:rsidRDefault="00000000">
      <w:pPr>
        <w:pStyle w:val="Compact"/>
        <w:numPr>
          <w:ilvl w:val="0"/>
          <w:numId w:val="47"/>
        </w:numPr>
      </w:pPr>
      <w:r>
        <w:t>DDDD = Sequential number (4-digit numeric string, discipline-specific)</w:t>
      </w:r>
    </w:p>
    <w:p w14:paraId="643483B3" w14:textId="77777777" w:rsidR="00181DD0" w:rsidRDefault="00000000">
      <w:pPr>
        <w:pStyle w:val="Heading4"/>
      </w:pPr>
      <w:bookmarkStart w:id="752" w:name="class-ii-and-class-iii-projects"/>
      <w:bookmarkEnd w:id="747"/>
      <w:r>
        <w:t>Class II and Class III Projects</w:t>
      </w:r>
    </w:p>
    <w:p w14:paraId="4DAD56D3" w14:textId="77777777" w:rsidR="00181DD0" w:rsidRDefault="00000000">
      <w:pPr>
        <w:pStyle w:val="FirstParagraph"/>
      </w:pPr>
      <w:r>
        <w:t>Class II and Class III projects shall use the following format:</w:t>
      </w:r>
    </w:p>
    <w:p w14:paraId="0DE8AC9B" w14:textId="2753AC45" w:rsidR="00181DD0" w:rsidRDefault="000E1472">
      <w:pPr>
        <w:pStyle w:val="BodyText"/>
      </w:pPr>
      <w:ins w:id="753" w:author="Tim Trice" w:date="2025-10-09T09:20:00Z" w16du:dateUtc="2025-10-09T14:20:00Z">
        <w:r>
          <w:rPr>
            <w:b/>
            <w:bCs/>
          </w:rPr>
          <w:t>AAAAAAAAA</w:t>
        </w:r>
        <w:r w:rsidDel="000E1472">
          <w:rPr>
            <w:b/>
            <w:bCs/>
          </w:rPr>
          <w:t xml:space="preserve"> </w:t>
        </w:r>
      </w:ins>
      <w:del w:id="754" w:author="Tim Trice" w:date="2025-10-09T09:20:00Z" w16du:dateUtc="2025-10-09T14:20:00Z">
        <w:r w:rsidDel="000E1472">
          <w:rPr>
            <w:b/>
            <w:bCs/>
          </w:rPr>
          <w:delText>AAA</w:delText>
        </w:r>
      </w:del>
      <w:r>
        <w:rPr>
          <w:b/>
          <w:bCs/>
        </w:rPr>
        <w:t>-OO-BBB-CCC-DDDD</w:t>
      </w:r>
    </w:p>
    <w:p w14:paraId="32326284" w14:textId="77777777" w:rsidR="00181DD0" w:rsidRDefault="00000000">
      <w:pPr>
        <w:pStyle w:val="BodyText"/>
      </w:pPr>
      <w:r>
        <w:t>Where:</w:t>
      </w:r>
    </w:p>
    <w:p w14:paraId="51FA423C" w14:textId="61E10FBA" w:rsidR="00181DD0" w:rsidRDefault="000E1472">
      <w:pPr>
        <w:pStyle w:val="Compact"/>
        <w:numPr>
          <w:ilvl w:val="0"/>
          <w:numId w:val="48"/>
        </w:numPr>
      </w:pPr>
      <w:ins w:id="755" w:author="Tim Trice" w:date="2025-10-09T09:20:00Z" w16du:dateUtc="2025-10-09T14:20:00Z">
        <w:r w:rsidRPr="000E1472">
          <w:t>AAAAAAAAA</w:t>
        </w:r>
        <w:r w:rsidRPr="000E1472" w:rsidDel="000E1472">
          <w:t xml:space="preserve"> </w:t>
        </w:r>
      </w:ins>
      <w:del w:id="756" w:author="Tim Trice" w:date="2025-10-09T09:20:00Z" w16du:dateUtc="2025-10-09T14:20:00Z">
        <w:r w:rsidDel="000E1472">
          <w:delText xml:space="preserve">AAA </w:delText>
        </w:r>
      </w:del>
      <w:r>
        <w:t>= Project identifier (</w:t>
      </w:r>
      <w:ins w:id="757" w:author="Tim Trice" w:date="2025-10-09T09:20:00Z" w16du:dateUtc="2025-10-09T14:20:00Z">
        <w:r>
          <w:t xml:space="preserve">9-character </w:t>
        </w:r>
      </w:ins>
      <w:r>
        <w:t>alphanumeric string)</w:t>
      </w:r>
    </w:p>
    <w:p w14:paraId="08CBE14D" w14:textId="77777777" w:rsidR="00181DD0" w:rsidRDefault="00000000">
      <w:pPr>
        <w:pStyle w:val="Compact"/>
        <w:numPr>
          <w:ilvl w:val="0"/>
          <w:numId w:val="48"/>
        </w:numPr>
      </w:pPr>
      <w:r>
        <w:t>OO = Originator code (2-character alphabetic string)</w:t>
      </w:r>
    </w:p>
    <w:p w14:paraId="108EF0DC" w14:textId="77777777" w:rsidR="00181DD0" w:rsidRDefault="00000000">
      <w:pPr>
        <w:pStyle w:val="Compact"/>
        <w:numPr>
          <w:ilvl w:val="0"/>
          <w:numId w:val="48"/>
        </w:numPr>
      </w:pPr>
      <w:r>
        <w:t>BBB = Discipline code (3-character alphabetic string)</w:t>
      </w:r>
    </w:p>
    <w:p w14:paraId="56BAF000" w14:textId="77777777" w:rsidR="00181DD0" w:rsidRDefault="00000000">
      <w:pPr>
        <w:pStyle w:val="Compact"/>
        <w:numPr>
          <w:ilvl w:val="0"/>
          <w:numId w:val="48"/>
        </w:numPr>
      </w:pPr>
      <w:r>
        <w:t>CCC = Document type code (3-character alphabetic string)</w:t>
      </w:r>
    </w:p>
    <w:p w14:paraId="5C962629" w14:textId="4CAE575C" w:rsidR="00181DD0" w:rsidRDefault="00000000">
      <w:pPr>
        <w:pStyle w:val="Compact"/>
        <w:numPr>
          <w:ilvl w:val="0"/>
          <w:numId w:val="48"/>
        </w:numPr>
      </w:pPr>
      <w:r>
        <w:t>DDDD = Sequential number (4-digit numeric string, discipline-specific)</w:t>
      </w:r>
      <w:del w:id="758" w:author="Tim Trice" w:date="2025-10-09T09:20:00Z" w16du:dateUtc="2025-10-09T14:20:00Z">
        <w:r w:rsidDel="003E1989">
          <w:delText xml:space="preserve"> or date format (YYMMDD)</w:delText>
        </w:r>
      </w:del>
    </w:p>
    <w:p w14:paraId="0742DDE5" w14:textId="77777777" w:rsidR="00181DD0" w:rsidRDefault="00000000">
      <w:pPr>
        <w:pStyle w:val="Heading4"/>
      </w:pPr>
      <w:bookmarkStart w:id="759" w:name="code-separation-requirements"/>
      <w:bookmarkEnd w:id="752"/>
      <w:r>
        <w:t>Code Separation Requirements</w:t>
      </w:r>
    </w:p>
    <w:p w14:paraId="2B475C5B" w14:textId="77777777" w:rsidR="00181DD0" w:rsidRDefault="00000000">
      <w:pPr>
        <w:pStyle w:val="FirstParagraph"/>
      </w:pPr>
      <w:r>
        <w:t>Originator codes, discipline codes, and document type codes shall never share identical codes to prevent ambiguity. The character length restrictions ensure clear distinction between code categories.</w:t>
      </w:r>
    </w:p>
    <w:p w14:paraId="6BAED171" w14:textId="77777777" w:rsidR="00181DD0" w:rsidRDefault="00000000">
      <w:pPr>
        <w:pStyle w:val="Heading4"/>
      </w:pPr>
      <w:bookmarkStart w:id="760" w:name="sequential-numbering-rules"/>
      <w:bookmarkEnd w:id="759"/>
      <w:r>
        <w:t>Sequential Numbering Rules</w:t>
      </w:r>
    </w:p>
    <w:p w14:paraId="2CA5D9B5" w14:textId="77777777" w:rsidR="00181DD0" w:rsidRDefault="00000000">
      <w:pPr>
        <w:pStyle w:val="Compact"/>
        <w:numPr>
          <w:ilvl w:val="0"/>
          <w:numId w:val="49"/>
        </w:numPr>
      </w:pPr>
      <w:r>
        <w:t>Sequential numbers shall be discipline-specific within each document type</w:t>
      </w:r>
    </w:p>
    <w:p w14:paraId="719DBFC1" w14:textId="77777777" w:rsidR="00181DD0" w:rsidRDefault="00000000">
      <w:pPr>
        <w:pStyle w:val="Compact"/>
        <w:numPr>
          <w:ilvl w:val="0"/>
          <w:numId w:val="49"/>
        </w:numPr>
      </w:pPr>
      <w:r>
        <w:t>Numbers shall begin at 0001 for each discipline/document type combination</w:t>
      </w:r>
    </w:p>
    <w:p w14:paraId="4BD2487F" w14:textId="77777777" w:rsidR="00181DD0" w:rsidRDefault="00000000">
      <w:pPr>
        <w:pStyle w:val="Compact"/>
        <w:numPr>
          <w:ilvl w:val="0"/>
          <w:numId w:val="49"/>
        </w:numPr>
      </w:pPr>
      <w:r>
        <w:t>VOID document numbers shall never be reused under any circumstances</w:t>
      </w:r>
    </w:p>
    <w:p w14:paraId="5D3413DD" w14:textId="77777777" w:rsidR="00181DD0" w:rsidRDefault="00000000">
      <w:pPr>
        <w:pStyle w:val="Compact"/>
        <w:numPr>
          <w:ilvl w:val="0"/>
          <w:numId w:val="49"/>
        </w:numPr>
      </w:pPr>
      <w:r>
        <w:t>CAN document numbers shall not be reused for operational simplicity</w:t>
      </w:r>
    </w:p>
    <w:p w14:paraId="31EAFC6C" w14:textId="77777777" w:rsidR="00181DD0" w:rsidRDefault="00000000">
      <w:pPr>
        <w:pStyle w:val="Compact"/>
        <w:numPr>
          <w:ilvl w:val="0"/>
          <w:numId w:val="49"/>
        </w:numPr>
      </w:pPr>
      <w:r>
        <w:t>Sequential gaps from retired numbers remain permanent in the numbering system</w:t>
      </w:r>
    </w:p>
    <w:p w14:paraId="1EE28DBC" w14:textId="77777777" w:rsidR="00181DD0" w:rsidRDefault="00000000">
      <w:pPr>
        <w:pStyle w:val="Heading3"/>
      </w:pPr>
      <w:bookmarkStart w:id="761" w:name="_Toc210895495"/>
      <w:bookmarkStart w:id="762" w:name="market-documents"/>
      <w:bookmarkEnd w:id="746"/>
      <w:bookmarkEnd w:id="760"/>
      <w:r>
        <w:lastRenderedPageBreak/>
        <w:t>Market Documents</w:t>
      </w:r>
      <w:bookmarkEnd w:id="761"/>
    </w:p>
    <w:p w14:paraId="7464183F" w14:textId="77777777" w:rsidR="00181DD0" w:rsidRDefault="00000000">
      <w:pPr>
        <w:pStyle w:val="FirstParagraph"/>
      </w:pPr>
      <w:r>
        <w:t>Market-specific documents shall use the format:</w:t>
      </w:r>
    </w:p>
    <w:p w14:paraId="3F031682" w14:textId="77777777" w:rsidR="00181DD0" w:rsidRDefault="00000000">
      <w:pPr>
        <w:pStyle w:val="BodyText"/>
      </w:pPr>
      <w:r>
        <w:rPr>
          <w:b/>
          <w:bCs/>
        </w:rPr>
        <w:t>IND-BBB-CCC-DDDD</w:t>
      </w:r>
    </w:p>
    <w:p w14:paraId="7483492C" w14:textId="77777777" w:rsidR="00181DD0" w:rsidRDefault="00000000">
      <w:pPr>
        <w:pStyle w:val="BodyText"/>
      </w:pPr>
      <w:r>
        <w:t>Where IND identifies the Market business unit and follows the same coding structure as project documents for discipline, document type, and sequential numbering.</w:t>
      </w:r>
    </w:p>
    <w:p w14:paraId="5A6BABDB" w14:textId="77777777" w:rsidR="00674F64" w:rsidRDefault="00674F64">
      <w:pPr>
        <w:rPr>
          <w:rFonts w:asciiTheme="majorHAnsi" w:eastAsiaTheme="majorEastAsia" w:hAnsiTheme="majorHAnsi" w:cstheme="majorBidi"/>
          <w:color w:val="0F4761" w:themeColor="accent1" w:themeShade="BF"/>
          <w:sz w:val="32"/>
          <w:szCs w:val="32"/>
        </w:rPr>
      </w:pPr>
      <w:bookmarkStart w:id="763" w:name="appendix-b-discipline-codes"/>
      <w:bookmarkEnd w:id="744"/>
      <w:bookmarkEnd w:id="762"/>
      <w:r>
        <w:br w:type="page"/>
      </w:r>
    </w:p>
    <w:p w14:paraId="6B9B15EB" w14:textId="78E3E8EC" w:rsidR="00181DD0" w:rsidRDefault="00000000">
      <w:pPr>
        <w:pStyle w:val="Heading2"/>
      </w:pPr>
      <w:bookmarkStart w:id="764" w:name="_Toc210895496"/>
      <w:r>
        <w:lastRenderedPageBreak/>
        <w:t>Appendix B: Discipline Codes</w:t>
      </w:r>
      <w:bookmarkEnd w:id="764"/>
    </w:p>
    <w:p w14:paraId="37A4B8CE" w14:textId="77777777" w:rsidR="00181DD0" w:rsidRDefault="00000000">
      <w:pPr>
        <w:pStyle w:val="FirstParagraph"/>
      </w:pPr>
      <w:r>
        <w:t>The following discipline codes shall be used for all Market projects and documents: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Change w:id="765" w:author="Tim Trice" w:date="2025-10-09T09:21:00Z" w16du:dateUtc="2025-10-09T14:21:00Z">
          <w:tblPr>
            <w:tblStyle w:val="Table"/>
            <w:tblW w:w="0" w:type="auto"/>
            <w:tblLook w:val="0020" w:firstRow="1" w:lastRow="0" w:firstColumn="0" w:lastColumn="0" w:noHBand="0" w:noVBand="0"/>
          </w:tblPr>
        </w:tblPrChange>
      </w:tblPr>
      <w:tblGrid>
        <w:gridCol w:w="798"/>
        <w:gridCol w:w="3293"/>
        <w:tblGridChange w:id="766">
          <w:tblGrid>
            <w:gridCol w:w="776"/>
            <w:gridCol w:w="22"/>
            <w:gridCol w:w="3271"/>
            <w:gridCol w:w="22"/>
          </w:tblGrid>
        </w:tblGridChange>
      </w:tblGrid>
      <w:tr w:rsidR="00181DD0" w:rsidRPr="002B61AB" w14:paraId="12A2E264" w14:textId="77777777" w:rsidTr="002B61AB">
        <w:trPr>
          <w:cnfStyle w:val="100000000000" w:firstRow="1" w:lastRow="0" w:firstColumn="0" w:lastColumn="0" w:oddVBand="0" w:evenVBand="0" w:oddHBand="0" w:evenHBand="0" w:firstRowFirstColumn="0" w:firstRowLastColumn="0" w:lastRowFirstColumn="0" w:lastRowLastColumn="0"/>
          <w:tblHeader/>
          <w:jc w:val="center"/>
          <w:trPrChange w:id="767" w:author="Tim Trice" w:date="2025-10-09T09:21:00Z" w16du:dateUtc="2025-10-09T14:21:00Z">
            <w:trPr>
              <w:gridAfter w:val="0"/>
              <w:tblHeader/>
            </w:trPr>
          </w:trPrChange>
        </w:trPr>
        <w:tc>
          <w:tcPr>
            <w:tcW w:w="0" w:type="auto"/>
            <w:tcBorders>
              <w:bottom w:val="none" w:sz="0" w:space="0" w:color="auto"/>
            </w:tcBorders>
            <w:tcPrChange w:id="768" w:author="Tim Trice" w:date="2025-10-09T09:21:00Z" w16du:dateUtc="2025-10-09T14:21:00Z">
              <w:tcPr>
                <w:tcW w:w="0" w:type="auto"/>
              </w:tcPr>
            </w:tcPrChange>
          </w:tcPr>
          <w:p w14:paraId="455287FC" w14:textId="77777777" w:rsidR="00181DD0" w:rsidRPr="002B61AB" w:rsidRDefault="00000000">
            <w:pPr>
              <w:pStyle w:val="Compact"/>
              <w:jc w:val="center"/>
              <w:cnfStyle w:val="100000000000" w:firstRow="1" w:lastRow="0" w:firstColumn="0" w:lastColumn="0" w:oddVBand="0" w:evenVBand="0" w:oddHBand="0" w:evenHBand="0" w:firstRowFirstColumn="0" w:firstRowLastColumn="0" w:lastRowFirstColumn="0" w:lastRowLastColumn="0"/>
              <w:rPr>
                <w:b/>
                <w:bCs/>
                <w:rPrChange w:id="769" w:author="Tim Trice" w:date="2025-10-09T09:21:00Z" w16du:dateUtc="2025-10-09T14:21:00Z">
                  <w:rPr/>
                </w:rPrChange>
              </w:rPr>
            </w:pPr>
            <w:r w:rsidRPr="002B61AB">
              <w:rPr>
                <w:b/>
                <w:bCs/>
                <w:rPrChange w:id="770" w:author="Tim Trice" w:date="2025-10-09T09:21:00Z" w16du:dateUtc="2025-10-09T14:21:00Z">
                  <w:rPr/>
                </w:rPrChange>
              </w:rPr>
              <w:t>Code</w:t>
            </w:r>
          </w:p>
        </w:tc>
        <w:tc>
          <w:tcPr>
            <w:tcW w:w="0" w:type="auto"/>
            <w:tcBorders>
              <w:bottom w:val="none" w:sz="0" w:space="0" w:color="auto"/>
            </w:tcBorders>
            <w:tcPrChange w:id="771" w:author="Tim Trice" w:date="2025-10-09T09:21:00Z" w16du:dateUtc="2025-10-09T14:21:00Z">
              <w:tcPr>
                <w:tcW w:w="0" w:type="auto"/>
                <w:gridSpan w:val="2"/>
              </w:tcPr>
            </w:tcPrChange>
          </w:tcPr>
          <w:p w14:paraId="0A379D86" w14:textId="77777777" w:rsidR="00181DD0" w:rsidRPr="002B61AB"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772" w:author="Tim Trice" w:date="2025-10-09T09:21:00Z" w16du:dateUtc="2025-10-09T14:21:00Z">
                  <w:rPr/>
                </w:rPrChange>
              </w:rPr>
            </w:pPr>
            <w:r w:rsidRPr="002B61AB">
              <w:rPr>
                <w:b/>
                <w:bCs/>
                <w:rPrChange w:id="773" w:author="Tim Trice" w:date="2025-10-09T09:21:00Z" w16du:dateUtc="2025-10-09T14:21:00Z">
                  <w:rPr/>
                </w:rPrChange>
              </w:rPr>
              <w:t>Description</w:t>
            </w:r>
          </w:p>
        </w:tc>
      </w:tr>
      <w:tr w:rsidR="00181DD0" w14:paraId="214AA005" w14:textId="77777777" w:rsidTr="002B61AB">
        <w:trPr>
          <w:jc w:val="center"/>
          <w:trPrChange w:id="774" w:author="Tim Trice" w:date="2025-10-09T09:21:00Z" w16du:dateUtc="2025-10-09T14:21:00Z">
            <w:trPr>
              <w:gridAfter w:val="0"/>
            </w:trPr>
          </w:trPrChange>
        </w:trPr>
        <w:tc>
          <w:tcPr>
            <w:tcW w:w="0" w:type="auto"/>
            <w:tcPrChange w:id="775" w:author="Tim Trice" w:date="2025-10-09T09:21:00Z" w16du:dateUtc="2025-10-09T14:21:00Z">
              <w:tcPr>
                <w:tcW w:w="0" w:type="auto"/>
              </w:tcPr>
            </w:tcPrChange>
          </w:tcPr>
          <w:p w14:paraId="0DD3DF76" w14:textId="77777777" w:rsidR="00181DD0" w:rsidRDefault="00000000">
            <w:pPr>
              <w:pStyle w:val="Compact"/>
              <w:jc w:val="center"/>
            </w:pPr>
            <w:r>
              <w:t>PMG</w:t>
            </w:r>
          </w:p>
        </w:tc>
        <w:tc>
          <w:tcPr>
            <w:tcW w:w="0" w:type="auto"/>
            <w:tcPrChange w:id="776" w:author="Tim Trice" w:date="2025-10-09T09:21:00Z" w16du:dateUtc="2025-10-09T14:21:00Z">
              <w:tcPr>
                <w:tcW w:w="0" w:type="auto"/>
                <w:gridSpan w:val="2"/>
              </w:tcPr>
            </w:tcPrChange>
          </w:tcPr>
          <w:p w14:paraId="14307023" w14:textId="77777777" w:rsidR="00181DD0" w:rsidRDefault="00000000">
            <w:pPr>
              <w:pStyle w:val="Compact"/>
            </w:pPr>
            <w:r>
              <w:t>Project Management</w:t>
            </w:r>
          </w:p>
        </w:tc>
      </w:tr>
      <w:tr w:rsidR="00181DD0" w14:paraId="661698AD" w14:textId="77777777" w:rsidTr="002B61AB">
        <w:trPr>
          <w:jc w:val="center"/>
          <w:trPrChange w:id="777" w:author="Tim Trice" w:date="2025-10-09T09:21:00Z" w16du:dateUtc="2025-10-09T14:21:00Z">
            <w:trPr>
              <w:gridAfter w:val="0"/>
            </w:trPr>
          </w:trPrChange>
        </w:trPr>
        <w:tc>
          <w:tcPr>
            <w:tcW w:w="0" w:type="auto"/>
            <w:tcPrChange w:id="778" w:author="Tim Trice" w:date="2025-10-09T09:21:00Z" w16du:dateUtc="2025-10-09T14:21:00Z">
              <w:tcPr>
                <w:tcW w:w="0" w:type="auto"/>
              </w:tcPr>
            </w:tcPrChange>
          </w:tcPr>
          <w:p w14:paraId="46E9A739" w14:textId="77777777" w:rsidR="00181DD0" w:rsidRDefault="00000000">
            <w:pPr>
              <w:pStyle w:val="Compact"/>
              <w:jc w:val="center"/>
            </w:pPr>
            <w:r>
              <w:t>CIV</w:t>
            </w:r>
          </w:p>
        </w:tc>
        <w:tc>
          <w:tcPr>
            <w:tcW w:w="0" w:type="auto"/>
            <w:tcPrChange w:id="779" w:author="Tim Trice" w:date="2025-10-09T09:21:00Z" w16du:dateUtc="2025-10-09T14:21:00Z">
              <w:tcPr>
                <w:tcW w:w="0" w:type="auto"/>
                <w:gridSpan w:val="2"/>
              </w:tcPr>
            </w:tcPrChange>
          </w:tcPr>
          <w:p w14:paraId="0CC11385" w14:textId="77777777" w:rsidR="00181DD0" w:rsidRDefault="00000000">
            <w:pPr>
              <w:pStyle w:val="Compact"/>
            </w:pPr>
            <w:r>
              <w:t>Civil</w:t>
            </w:r>
          </w:p>
        </w:tc>
      </w:tr>
      <w:tr w:rsidR="00181DD0" w14:paraId="6DFFEA8D" w14:textId="77777777" w:rsidTr="002B61AB">
        <w:trPr>
          <w:jc w:val="center"/>
          <w:trPrChange w:id="780" w:author="Tim Trice" w:date="2025-10-09T09:21:00Z" w16du:dateUtc="2025-10-09T14:21:00Z">
            <w:trPr>
              <w:gridAfter w:val="0"/>
            </w:trPr>
          </w:trPrChange>
        </w:trPr>
        <w:tc>
          <w:tcPr>
            <w:tcW w:w="0" w:type="auto"/>
            <w:tcPrChange w:id="781" w:author="Tim Trice" w:date="2025-10-09T09:21:00Z" w16du:dateUtc="2025-10-09T14:21:00Z">
              <w:tcPr>
                <w:tcW w:w="0" w:type="auto"/>
              </w:tcPr>
            </w:tcPrChange>
          </w:tcPr>
          <w:p w14:paraId="0BEC0A01" w14:textId="77777777" w:rsidR="00181DD0" w:rsidRDefault="00000000">
            <w:pPr>
              <w:pStyle w:val="Compact"/>
              <w:jc w:val="center"/>
            </w:pPr>
            <w:r>
              <w:t>ELE</w:t>
            </w:r>
          </w:p>
        </w:tc>
        <w:tc>
          <w:tcPr>
            <w:tcW w:w="0" w:type="auto"/>
            <w:tcPrChange w:id="782" w:author="Tim Trice" w:date="2025-10-09T09:21:00Z" w16du:dateUtc="2025-10-09T14:21:00Z">
              <w:tcPr>
                <w:tcW w:w="0" w:type="auto"/>
                <w:gridSpan w:val="2"/>
              </w:tcPr>
            </w:tcPrChange>
          </w:tcPr>
          <w:p w14:paraId="79488414" w14:textId="77777777" w:rsidR="00181DD0" w:rsidRDefault="00000000">
            <w:pPr>
              <w:pStyle w:val="Compact"/>
            </w:pPr>
            <w:r>
              <w:t>Electrical</w:t>
            </w:r>
          </w:p>
        </w:tc>
      </w:tr>
      <w:tr w:rsidR="00181DD0" w14:paraId="35D454B0" w14:textId="77777777" w:rsidTr="002B61AB">
        <w:trPr>
          <w:jc w:val="center"/>
          <w:trPrChange w:id="783" w:author="Tim Trice" w:date="2025-10-09T09:21:00Z" w16du:dateUtc="2025-10-09T14:21:00Z">
            <w:trPr>
              <w:gridAfter w:val="0"/>
            </w:trPr>
          </w:trPrChange>
        </w:trPr>
        <w:tc>
          <w:tcPr>
            <w:tcW w:w="0" w:type="auto"/>
            <w:tcPrChange w:id="784" w:author="Tim Trice" w:date="2025-10-09T09:21:00Z" w16du:dateUtc="2025-10-09T14:21:00Z">
              <w:tcPr>
                <w:tcW w:w="0" w:type="auto"/>
              </w:tcPr>
            </w:tcPrChange>
          </w:tcPr>
          <w:p w14:paraId="0DD603A9" w14:textId="77777777" w:rsidR="00181DD0" w:rsidRDefault="00000000">
            <w:pPr>
              <w:pStyle w:val="Compact"/>
              <w:jc w:val="center"/>
            </w:pPr>
            <w:r>
              <w:t>CST</w:t>
            </w:r>
          </w:p>
        </w:tc>
        <w:tc>
          <w:tcPr>
            <w:tcW w:w="0" w:type="auto"/>
            <w:tcPrChange w:id="785" w:author="Tim Trice" w:date="2025-10-09T09:21:00Z" w16du:dateUtc="2025-10-09T14:21:00Z">
              <w:tcPr>
                <w:tcW w:w="0" w:type="auto"/>
                <w:gridSpan w:val="2"/>
              </w:tcPr>
            </w:tcPrChange>
          </w:tcPr>
          <w:p w14:paraId="6657152D" w14:textId="77777777" w:rsidR="00181DD0" w:rsidRDefault="00000000">
            <w:pPr>
              <w:pStyle w:val="Compact"/>
            </w:pPr>
            <w:r>
              <w:t>Cost and Planning</w:t>
            </w:r>
          </w:p>
        </w:tc>
      </w:tr>
      <w:tr w:rsidR="00181DD0" w14:paraId="4CF6D3F4" w14:textId="77777777" w:rsidTr="002B61AB">
        <w:trPr>
          <w:jc w:val="center"/>
          <w:trPrChange w:id="786" w:author="Tim Trice" w:date="2025-10-09T09:21:00Z" w16du:dateUtc="2025-10-09T14:21:00Z">
            <w:trPr>
              <w:gridAfter w:val="0"/>
            </w:trPr>
          </w:trPrChange>
        </w:trPr>
        <w:tc>
          <w:tcPr>
            <w:tcW w:w="0" w:type="auto"/>
            <w:tcPrChange w:id="787" w:author="Tim Trice" w:date="2025-10-09T09:21:00Z" w16du:dateUtc="2025-10-09T14:21:00Z">
              <w:tcPr>
                <w:tcW w:w="0" w:type="auto"/>
              </w:tcPr>
            </w:tcPrChange>
          </w:tcPr>
          <w:p w14:paraId="2DC1A8A6" w14:textId="77777777" w:rsidR="00181DD0" w:rsidRDefault="00000000">
            <w:pPr>
              <w:pStyle w:val="Compact"/>
              <w:jc w:val="center"/>
            </w:pPr>
            <w:r>
              <w:t>HLT</w:t>
            </w:r>
          </w:p>
        </w:tc>
        <w:tc>
          <w:tcPr>
            <w:tcW w:w="0" w:type="auto"/>
            <w:tcPrChange w:id="788" w:author="Tim Trice" w:date="2025-10-09T09:21:00Z" w16du:dateUtc="2025-10-09T14:21:00Z">
              <w:tcPr>
                <w:tcW w:w="0" w:type="auto"/>
                <w:gridSpan w:val="2"/>
              </w:tcPr>
            </w:tcPrChange>
          </w:tcPr>
          <w:p w14:paraId="796FB16E" w14:textId="77777777" w:rsidR="00181DD0" w:rsidRDefault="00000000">
            <w:pPr>
              <w:pStyle w:val="Compact"/>
            </w:pPr>
            <w:r>
              <w:t>Health</w:t>
            </w:r>
          </w:p>
        </w:tc>
      </w:tr>
      <w:tr w:rsidR="00181DD0" w14:paraId="32F98083" w14:textId="77777777" w:rsidTr="002B61AB">
        <w:trPr>
          <w:jc w:val="center"/>
          <w:trPrChange w:id="789" w:author="Tim Trice" w:date="2025-10-09T09:21:00Z" w16du:dateUtc="2025-10-09T14:21:00Z">
            <w:trPr>
              <w:gridAfter w:val="0"/>
            </w:trPr>
          </w:trPrChange>
        </w:trPr>
        <w:tc>
          <w:tcPr>
            <w:tcW w:w="0" w:type="auto"/>
            <w:tcPrChange w:id="790" w:author="Tim Trice" w:date="2025-10-09T09:21:00Z" w16du:dateUtc="2025-10-09T14:21:00Z">
              <w:tcPr>
                <w:tcW w:w="0" w:type="auto"/>
              </w:tcPr>
            </w:tcPrChange>
          </w:tcPr>
          <w:p w14:paraId="342E0F62" w14:textId="77777777" w:rsidR="00181DD0" w:rsidRDefault="00000000">
            <w:pPr>
              <w:pStyle w:val="Compact"/>
              <w:jc w:val="center"/>
            </w:pPr>
            <w:r>
              <w:t>SAF</w:t>
            </w:r>
          </w:p>
        </w:tc>
        <w:tc>
          <w:tcPr>
            <w:tcW w:w="0" w:type="auto"/>
            <w:tcPrChange w:id="791" w:author="Tim Trice" w:date="2025-10-09T09:21:00Z" w16du:dateUtc="2025-10-09T14:21:00Z">
              <w:tcPr>
                <w:tcW w:w="0" w:type="auto"/>
                <w:gridSpan w:val="2"/>
              </w:tcPr>
            </w:tcPrChange>
          </w:tcPr>
          <w:p w14:paraId="6610F0F9" w14:textId="77777777" w:rsidR="00181DD0" w:rsidRDefault="00000000">
            <w:pPr>
              <w:pStyle w:val="Compact"/>
            </w:pPr>
            <w:r>
              <w:t>Safety</w:t>
            </w:r>
          </w:p>
        </w:tc>
      </w:tr>
      <w:tr w:rsidR="00181DD0" w14:paraId="3243267F" w14:textId="77777777" w:rsidTr="002B61AB">
        <w:trPr>
          <w:jc w:val="center"/>
          <w:trPrChange w:id="792" w:author="Tim Trice" w:date="2025-10-09T09:21:00Z" w16du:dateUtc="2025-10-09T14:21:00Z">
            <w:trPr>
              <w:gridAfter w:val="0"/>
            </w:trPr>
          </w:trPrChange>
        </w:trPr>
        <w:tc>
          <w:tcPr>
            <w:tcW w:w="0" w:type="auto"/>
            <w:tcPrChange w:id="793" w:author="Tim Trice" w:date="2025-10-09T09:21:00Z" w16du:dateUtc="2025-10-09T14:21:00Z">
              <w:tcPr>
                <w:tcW w:w="0" w:type="auto"/>
              </w:tcPr>
            </w:tcPrChange>
          </w:tcPr>
          <w:p w14:paraId="28C3E554" w14:textId="77777777" w:rsidR="00181DD0" w:rsidRDefault="00000000">
            <w:pPr>
              <w:pStyle w:val="Compact"/>
              <w:jc w:val="center"/>
            </w:pPr>
            <w:r>
              <w:t>ENV</w:t>
            </w:r>
          </w:p>
        </w:tc>
        <w:tc>
          <w:tcPr>
            <w:tcW w:w="0" w:type="auto"/>
            <w:tcPrChange w:id="794" w:author="Tim Trice" w:date="2025-10-09T09:21:00Z" w16du:dateUtc="2025-10-09T14:21:00Z">
              <w:tcPr>
                <w:tcW w:w="0" w:type="auto"/>
                <w:gridSpan w:val="2"/>
              </w:tcPr>
            </w:tcPrChange>
          </w:tcPr>
          <w:p w14:paraId="7E4182C8" w14:textId="77777777" w:rsidR="00181DD0" w:rsidRDefault="00000000">
            <w:pPr>
              <w:pStyle w:val="Compact"/>
            </w:pPr>
            <w:r>
              <w:t>Environment</w:t>
            </w:r>
          </w:p>
        </w:tc>
      </w:tr>
      <w:tr w:rsidR="00181DD0" w14:paraId="48EA3C39" w14:textId="77777777" w:rsidTr="002B61AB">
        <w:trPr>
          <w:jc w:val="center"/>
          <w:trPrChange w:id="795" w:author="Tim Trice" w:date="2025-10-09T09:21:00Z" w16du:dateUtc="2025-10-09T14:21:00Z">
            <w:trPr>
              <w:gridAfter w:val="0"/>
            </w:trPr>
          </w:trPrChange>
        </w:trPr>
        <w:tc>
          <w:tcPr>
            <w:tcW w:w="0" w:type="auto"/>
            <w:tcPrChange w:id="796" w:author="Tim Trice" w:date="2025-10-09T09:21:00Z" w16du:dateUtc="2025-10-09T14:21:00Z">
              <w:tcPr>
                <w:tcW w:w="0" w:type="auto"/>
              </w:tcPr>
            </w:tcPrChange>
          </w:tcPr>
          <w:p w14:paraId="5528A915" w14:textId="77777777" w:rsidR="00181DD0" w:rsidRDefault="00000000">
            <w:pPr>
              <w:pStyle w:val="Compact"/>
              <w:jc w:val="center"/>
            </w:pPr>
            <w:r>
              <w:t>SEC</w:t>
            </w:r>
          </w:p>
        </w:tc>
        <w:tc>
          <w:tcPr>
            <w:tcW w:w="0" w:type="auto"/>
            <w:tcPrChange w:id="797" w:author="Tim Trice" w:date="2025-10-09T09:21:00Z" w16du:dateUtc="2025-10-09T14:21:00Z">
              <w:tcPr>
                <w:tcW w:w="0" w:type="auto"/>
                <w:gridSpan w:val="2"/>
              </w:tcPr>
            </w:tcPrChange>
          </w:tcPr>
          <w:p w14:paraId="13EB6765" w14:textId="77777777" w:rsidR="00181DD0" w:rsidRDefault="00000000">
            <w:pPr>
              <w:pStyle w:val="Compact"/>
            </w:pPr>
            <w:r>
              <w:t>Security</w:t>
            </w:r>
          </w:p>
        </w:tc>
      </w:tr>
      <w:tr w:rsidR="00181DD0" w14:paraId="266E6C0F" w14:textId="77777777" w:rsidTr="002B61AB">
        <w:trPr>
          <w:jc w:val="center"/>
          <w:trPrChange w:id="798" w:author="Tim Trice" w:date="2025-10-09T09:21:00Z" w16du:dateUtc="2025-10-09T14:21:00Z">
            <w:trPr>
              <w:gridAfter w:val="0"/>
            </w:trPr>
          </w:trPrChange>
        </w:trPr>
        <w:tc>
          <w:tcPr>
            <w:tcW w:w="0" w:type="auto"/>
            <w:tcPrChange w:id="799" w:author="Tim Trice" w:date="2025-10-09T09:21:00Z" w16du:dateUtc="2025-10-09T14:21:00Z">
              <w:tcPr>
                <w:tcW w:w="0" w:type="auto"/>
              </w:tcPr>
            </w:tcPrChange>
          </w:tcPr>
          <w:p w14:paraId="5D1528D4" w14:textId="77777777" w:rsidR="00181DD0" w:rsidRDefault="00000000">
            <w:pPr>
              <w:pStyle w:val="Compact"/>
              <w:jc w:val="center"/>
            </w:pPr>
            <w:r>
              <w:t>INS</w:t>
            </w:r>
          </w:p>
        </w:tc>
        <w:tc>
          <w:tcPr>
            <w:tcW w:w="0" w:type="auto"/>
            <w:tcPrChange w:id="800" w:author="Tim Trice" w:date="2025-10-09T09:21:00Z" w16du:dateUtc="2025-10-09T14:21:00Z">
              <w:tcPr>
                <w:tcW w:w="0" w:type="auto"/>
                <w:gridSpan w:val="2"/>
              </w:tcPr>
            </w:tcPrChange>
          </w:tcPr>
          <w:p w14:paraId="0FCC29DB" w14:textId="77777777" w:rsidR="00181DD0" w:rsidRDefault="00000000">
            <w:pPr>
              <w:pStyle w:val="Compact"/>
            </w:pPr>
            <w:r>
              <w:t>Instrumentation</w:t>
            </w:r>
          </w:p>
        </w:tc>
      </w:tr>
      <w:tr w:rsidR="00181DD0" w14:paraId="03A3CB41" w14:textId="77777777" w:rsidTr="002B61AB">
        <w:trPr>
          <w:jc w:val="center"/>
          <w:trPrChange w:id="801" w:author="Tim Trice" w:date="2025-10-09T09:21:00Z" w16du:dateUtc="2025-10-09T14:21:00Z">
            <w:trPr>
              <w:gridAfter w:val="0"/>
            </w:trPr>
          </w:trPrChange>
        </w:trPr>
        <w:tc>
          <w:tcPr>
            <w:tcW w:w="0" w:type="auto"/>
            <w:tcPrChange w:id="802" w:author="Tim Trice" w:date="2025-10-09T09:21:00Z" w16du:dateUtc="2025-10-09T14:21:00Z">
              <w:tcPr>
                <w:tcW w:w="0" w:type="auto"/>
              </w:tcPr>
            </w:tcPrChange>
          </w:tcPr>
          <w:p w14:paraId="75344972" w14:textId="77777777" w:rsidR="00181DD0" w:rsidRDefault="00000000">
            <w:pPr>
              <w:pStyle w:val="Compact"/>
              <w:jc w:val="center"/>
            </w:pPr>
            <w:r>
              <w:t>INF</w:t>
            </w:r>
          </w:p>
        </w:tc>
        <w:tc>
          <w:tcPr>
            <w:tcW w:w="0" w:type="auto"/>
            <w:tcPrChange w:id="803" w:author="Tim Trice" w:date="2025-10-09T09:21:00Z" w16du:dateUtc="2025-10-09T14:21:00Z">
              <w:tcPr>
                <w:tcW w:w="0" w:type="auto"/>
                <w:gridSpan w:val="2"/>
              </w:tcPr>
            </w:tcPrChange>
          </w:tcPr>
          <w:p w14:paraId="71F29DFC" w14:textId="77777777" w:rsidR="00181DD0" w:rsidRDefault="00000000">
            <w:pPr>
              <w:pStyle w:val="Compact"/>
            </w:pPr>
            <w:r>
              <w:t>Information Management</w:t>
            </w:r>
          </w:p>
        </w:tc>
      </w:tr>
      <w:tr w:rsidR="00181DD0" w14:paraId="4EE6612F" w14:textId="77777777" w:rsidTr="002B61AB">
        <w:trPr>
          <w:jc w:val="center"/>
          <w:trPrChange w:id="804" w:author="Tim Trice" w:date="2025-10-09T09:21:00Z" w16du:dateUtc="2025-10-09T14:21:00Z">
            <w:trPr>
              <w:gridAfter w:val="0"/>
            </w:trPr>
          </w:trPrChange>
        </w:trPr>
        <w:tc>
          <w:tcPr>
            <w:tcW w:w="0" w:type="auto"/>
            <w:tcPrChange w:id="805" w:author="Tim Trice" w:date="2025-10-09T09:21:00Z" w16du:dateUtc="2025-10-09T14:21:00Z">
              <w:tcPr>
                <w:tcW w:w="0" w:type="auto"/>
              </w:tcPr>
            </w:tcPrChange>
          </w:tcPr>
          <w:p w14:paraId="3DB93615" w14:textId="77777777" w:rsidR="00181DD0" w:rsidRDefault="00000000">
            <w:pPr>
              <w:pStyle w:val="Compact"/>
              <w:jc w:val="center"/>
            </w:pPr>
            <w:r>
              <w:t>MEC</w:t>
            </w:r>
          </w:p>
        </w:tc>
        <w:tc>
          <w:tcPr>
            <w:tcW w:w="0" w:type="auto"/>
            <w:tcPrChange w:id="806" w:author="Tim Trice" w:date="2025-10-09T09:21:00Z" w16du:dateUtc="2025-10-09T14:21:00Z">
              <w:tcPr>
                <w:tcW w:w="0" w:type="auto"/>
                <w:gridSpan w:val="2"/>
              </w:tcPr>
            </w:tcPrChange>
          </w:tcPr>
          <w:p w14:paraId="055CA9AF" w14:textId="77777777" w:rsidR="00181DD0" w:rsidRDefault="00000000">
            <w:pPr>
              <w:pStyle w:val="Compact"/>
            </w:pPr>
            <w:r>
              <w:t>Mechanical</w:t>
            </w:r>
          </w:p>
        </w:tc>
      </w:tr>
      <w:tr w:rsidR="00181DD0" w14:paraId="27B546E4" w14:textId="77777777" w:rsidTr="002B61AB">
        <w:trPr>
          <w:jc w:val="center"/>
          <w:trPrChange w:id="807" w:author="Tim Trice" w:date="2025-10-09T09:21:00Z" w16du:dateUtc="2025-10-09T14:21:00Z">
            <w:trPr>
              <w:gridAfter w:val="0"/>
            </w:trPr>
          </w:trPrChange>
        </w:trPr>
        <w:tc>
          <w:tcPr>
            <w:tcW w:w="0" w:type="auto"/>
            <w:tcPrChange w:id="808" w:author="Tim Trice" w:date="2025-10-09T09:21:00Z" w16du:dateUtc="2025-10-09T14:21:00Z">
              <w:tcPr>
                <w:tcW w:w="0" w:type="auto"/>
              </w:tcPr>
            </w:tcPrChange>
          </w:tcPr>
          <w:p w14:paraId="772B3445" w14:textId="77777777" w:rsidR="00181DD0" w:rsidRDefault="00000000">
            <w:pPr>
              <w:pStyle w:val="Compact"/>
              <w:jc w:val="center"/>
            </w:pPr>
            <w:r>
              <w:t>PRC</w:t>
            </w:r>
          </w:p>
        </w:tc>
        <w:tc>
          <w:tcPr>
            <w:tcW w:w="0" w:type="auto"/>
            <w:tcPrChange w:id="809" w:author="Tim Trice" w:date="2025-10-09T09:21:00Z" w16du:dateUtc="2025-10-09T14:21:00Z">
              <w:tcPr>
                <w:tcW w:w="0" w:type="auto"/>
                <w:gridSpan w:val="2"/>
              </w:tcPr>
            </w:tcPrChange>
          </w:tcPr>
          <w:p w14:paraId="4F811FFF" w14:textId="77777777" w:rsidR="00181DD0" w:rsidRDefault="00000000">
            <w:pPr>
              <w:pStyle w:val="Compact"/>
            </w:pPr>
            <w:r>
              <w:t>Process</w:t>
            </w:r>
          </w:p>
        </w:tc>
      </w:tr>
      <w:tr w:rsidR="00181DD0" w14:paraId="21688AFF" w14:textId="77777777" w:rsidTr="002B61AB">
        <w:trPr>
          <w:jc w:val="center"/>
          <w:trPrChange w:id="810" w:author="Tim Trice" w:date="2025-10-09T09:21:00Z" w16du:dateUtc="2025-10-09T14:21:00Z">
            <w:trPr>
              <w:gridAfter w:val="0"/>
            </w:trPr>
          </w:trPrChange>
        </w:trPr>
        <w:tc>
          <w:tcPr>
            <w:tcW w:w="0" w:type="auto"/>
            <w:tcPrChange w:id="811" w:author="Tim Trice" w:date="2025-10-09T09:21:00Z" w16du:dateUtc="2025-10-09T14:21:00Z">
              <w:tcPr>
                <w:tcW w:w="0" w:type="auto"/>
              </w:tcPr>
            </w:tcPrChange>
          </w:tcPr>
          <w:p w14:paraId="706D56B7" w14:textId="77777777" w:rsidR="00181DD0" w:rsidRDefault="00000000">
            <w:pPr>
              <w:pStyle w:val="Compact"/>
              <w:jc w:val="center"/>
            </w:pPr>
            <w:r>
              <w:t>CPR</w:t>
            </w:r>
          </w:p>
        </w:tc>
        <w:tc>
          <w:tcPr>
            <w:tcW w:w="0" w:type="auto"/>
            <w:tcPrChange w:id="812" w:author="Tim Trice" w:date="2025-10-09T09:21:00Z" w16du:dateUtc="2025-10-09T14:21:00Z">
              <w:tcPr>
                <w:tcW w:w="0" w:type="auto"/>
                <w:gridSpan w:val="2"/>
              </w:tcPr>
            </w:tcPrChange>
          </w:tcPr>
          <w:p w14:paraId="2DA4AC08" w14:textId="77777777" w:rsidR="00181DD0" w:rsidRDefault="00000000">
            <w:pPr>
              <w:pStyle w:val="Compact"/>
            </w:pPr>
            <w:r>
              <w:t>Contracting and Procurement</w:t>
            </w:r>
          </w:p>
        </w:tc>
      </w:tr>
    </w:tbl>
    <w:p w14:paraId="42A9152E" w14:textId="77777777" w:rsidR="00181DD0" w:rsidRDefault="00000000">
      <w:pPr>
        <w:pStyle w:val="BodyText"/>
      </w:pPr>
      <w:r>
        <w:t>Discipline codes are 3-character alphabetic strings and shall be selected from this approved list only. New discipline codes may be added through formal procedure revision process.</w:t>
      </w:r>
    </w:p>
    <w:p w14:paraId="566BA397" w14:textId="77777777" w:rsidR="00674F64" w:rsidRDefault="00674F64">
      <w:pPr>
        <w:rPr>
          <w:rFonts w:asciiTheme="majorHAnsi" w:eastAsiaTheme="majorEastAsia" w:hAnsiTheme="majorHAnsi" w:cstheme="majorBidi"/>
          <w:color w:val="0F4761" w:themeColor="accent1" w:themeShade="BF"/>
          <w:sz w:val="32"/>
          <w:szCs w:val="32"/>
        </w:rPr>
      </w:pPr>
      <w:bookmarkStart w:id="813" w:name="appendix-c-document-type-codes"/>
      <w:bookmarkEnd w:id="763"/>
      <w:r>
        <w:br w:type="page"/>
      </w:r>
    </w:p>
    <w:p w14:paraId="6B9E568E" w14:textId="507C94F7" w:rsidR="00181DD0" w:rsidRDefault="00000000">
      <w:pPr>
        <w:pStyle w:val="Heading2"/>
      </w:pPr>
      <w:bookmarkStart w:id="814" w:name="_Toc210895497"/>
      <w:r>
        <w:lastRenderedPageBreak/>
        <w:t>Appendix C: Document Type Codes</w:t>
      </w:r>
      <w:bookmarkEnd w:id="814"/>
    </w:p>
    <w:p w14:paraId="346B856A" w14:textId="77777777" w:rsidR="00181DD0" w:rsidRDefault="00000000">
      <w:pPr>
        <w:pStyle w:val="FirstParagraph"/>
      </w:pPr>
      <w:r>
        <w:t>The following document type codes shall be used for all Market projects and documents: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815" w:author="Tim Trice" w:date="2025-10-09T09:21:00Z" w16du:dateUtc="2025-10-09T14:21:00Z">
          <w:tblPr>
            <w:tblStyle w:val="Table"/>
            <w:tblW w:w="5000" w:type="pct"/>
            <w:tblLayout w:type="fixed"/>
            <w:tblLook w:val="0020" w:firstRow="1" w:lastRow="0" w:firstColumn="0" w:lastColumn="0" w:noHBand="0" w:noVBand="0"/>
          </w:tblPr>
        </w:tblPrChange>
      </w:tblPr>
      <w:tblGrid>
        <w:gridCol w:w="828"/>
        <w:gridCol w:w="2700"/>
        <w:gridCol w:w="6048"/>
        <w:tblGridChange w:id="816">
          <w:tblGrid>
            <w:gridCol w:w="828"/>
            <w:gridCol w:w="2364"/>
            <w:gridCol w:w="336"/>
            <w:gridCol w:w="2856"/>
            <w:gridCol w:w="3192"/>
          </w:tblGrid>
        </w:tblGridChange>
      </w:tblGrid>
      <w:tr w:rsidR="00181DD0" w:rsidRPr="002B61AB" w14:paraId="22A53A40" w14:textId="77777777" w:rsidTr="002B61AB">
        <w:trPr>
          <w:cnfStyle w:val="100000000000" w:firstRow="1" w:lastRow="0" w:firstColumn="0" w:lastColumn="0" w:oddVBand="0" w:evenVBand="0" w:oddHBand="0" w:evenHBand="0" w:firstRowFirstColumn="0" w:firstRowLastColumn="0" w:lastRowFirstColumn="0" w:lastRowLastColumn="0"/>
          <w:tblHeader/>
          <w:jc w:val="center"/>
          <w:trPrChange w:id="817" w:author="Tim Trice" w:date="2025-10-09T09:21:00Z" w16du:dateUtc="2025-10-09T14:21:00Z">
            <w:trPr>
              <w:tblHeader/>
            </w:trPr>
          </w:trPrChange>
        </w:trPr>
        <w:tc>
          <w:tcPr>
            <w:tcW w:w="828" w:type="dxa"/>
            <w:tcBorders>
              <w:bottom w:val="none" w:sz="0" w:space="0" w:color="auto"/>
            </w:tcBorders>
            <w:tcPrChange w:id="818" w:author="Tim Trice" w:date="2025-10-09T09:21:00Z" w16du:dateUtc="2025-10-09T14:21:00Z">
              <w:tcPr>
                <w:tcW w:w="2640" w:type="dxa"/>
                <w:gridSpan w:val="2"/>
              </w:tcPr>
            </w:tcPrChange>
          </w:tcPr>
          <w:p w14:paraId="1BEA08DB" w14:textId="77777777" w:rsidR="00181DD0" w:rsidRPr="002B61AB" w:rsidRDefault="00000000">
            <w:pPr>
              <w:pStyle w:val="Compact"/>
              <w:jc w:val="center"/>
              <w:cnfStyle w:val="100000000000" w:firstRow="1" w:lastRow="0" w:firstColumn="0" w:lastColumn="0" w:oddVBand="0" w:evenVBand="0" w:oddHBand="0" w:evenHBand="0" w:firstRowFirstColumn="0" w:firstRowLastColumn="0" w:lastRowFirstColumn="0" w:lastRowLastColumn="0"/>
              <w:rPr>
                <w:b/>
                <w:bCs/>
                <w:rPrChange w:id="819" w:author="Tim Trice" w:date="2025-10-09T09:21:00Z" w16du:dateUtc="2025-10-09T14:21:00Z">
                  <w:rPr/>
                </w:rPrChange>
              </w:rPr>
            </w:pPr>
            <w:r w:rsidRPr="002B61AB">
              <w:rPr>
                <w:b/>
                <w:bCs/>
                <w:rPrChange w:id="820" w:author="Tim Trice" w:date="2025-10-09T09:21:00Z" w16du:dateUtc="2025-10-09T14:21:00Z">
                  <w:rPr/>
                </w:rPrChange>
              </w:rPr>
              <w:t>Code</w:t>
            </w:r>
          </w:p>
        </w:tc>
        <w:tc>
          <w:tcPr>
            <w:tcW w:w="2700" w:type="dxa"/>
            <w:tcBorders>
              <w:bottom w:val="none" w:sz="0" w:space="0" w:color="auto"/>
            </w:tcBorders>
            <w:tcPrChange w:id="821" w:author="Tim Trice" w:date="2025-10-09T09:21:00Z" w16du:dateUtc="2025-10-09T14:21:00Z">
              <w:tcPr>
                <w:tcW w:w="2640" w:type="dxa"/>
                <w:gridSpan w:val="2"/>
              </w:tcPr>
            </w:tcPrChange>
          </w:tcPr>
          <w:p w14:paraId="7C6268C3" w14:textId="77777777" w:rsidR="00181DD0" w:rsidRPr="002B61AB"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822" w:author="Tim Trice" w:date="2025-10-09T09:21:00Z" w16du:dateUtc="2025-10-09T14:21:00Z">
                  <w:rPr/>
                </w:rPrChange>
              </w:rPr>
            </w:pPr>
            <w:r w:rsidRPr="002B61AB">
              <w:rPr>
                <w:b/>
                <w:bCs/>
                <w:rPrChange w:id="823" w:author="Tim Trice" w:date="2025-10-09T09:21:00Z" w16du:dateUtc="2025-10-09T14:21:00Z">
                  <w:rPr/>
                </w:rPrChange>
              </w:rPr>
              <w:t>Description</w:t>
            </w:r>
          </w:p>
        </w:tc>
        <w:tc>
          <w:tcPr>
            <w:tcW w:w="6048" w:type="dxa"/>
            <w:tcBorders>
              <w:bottom w:val="none" w:sz="0" w:space="0" w:color="auto"/>
            </w:tcBorders>
            <w:tcPrChange w:id="824" w:author="Tim Trice" w:date="2025-10-09T09:21:00Z" w16du:dateUtc="2025-10-09T14:21:00Z">
              <w:tcPr>
                <w:tcW w:w="2640" w:type="dxa"/>
              </w:tcPr>
            </w:tcPrChange>
          </w:tcPr>
          <w:p w14:paraId="6659EB50" w14:textId="77777777" w:rsidR="00181DD0" w:rsidRPr="002B61AB" w:rsidRDefault="00000000">
            <w:pPr>
              <w:pStyle w:val="Compact"/>
              <w:cnfStyle w:val="100000000000" w:firstRow="1" w:lastRow="0" w:firstColumn="0" w:lastColumn="0" w:oddVBand="0" w:evenVBand="0" w:oddHBand="0" w:evenHBand="0" w:firstRowFirstColumn="0" w:firstRowLastColumn="0" w:lastRowFirstColumn="0" w:lastRowLastColumn="0"/>
              <w:rPr>
                <w:b/>
                <w:bCs/>
                <w:rPrChange w:id="825" w:author="Tim Trice" w:date="2025-10-09T09:21:00Z" w16du:dateUtc="2025-10-09T14:21:00Z">
                  <w:rPr/>
                </w:rPrChange>
              </w:rPr>
            </w:pPr>
            <w:r w:rsidRPr="002B61AB">
              <w:rPr>
                <w:b/>
                <w:bCs/>
                <w:rPrChange w:id="826" w:author="Tim Trice" w:date="2025-10-09T09:21:00Z" w16du:dateUtc="2025-10-09T14:21:00Z">
                  <w:rPr/>
                </w:rPrChange>
              </w:rPr>
              <w:t>Typical Content</w:t>
            </w:r>
          </w:p>
        </w:tc>
      </w:tr>
      <w:tr w:rsidR="00181DD0" w14:paraId="3AB60CB1" w14:textId="77777777" w:rsidTr="002B61AB">
        <w:trPr>
          <w:jc w:val="center"/>
        </w:trPr>
        <w:tc>
          <w:tcPr>
            <w:tcW w:w="828" w:type="dxa"/>
            <w:tcPrChange w:id="827" w:author="Tim Trice" w:date="2025-10-09T09:21:00Z" w16du:dateUtc="2025-10-09T14:21:00Z">
              <w:tcPr>
                <w:tcW w:w="2640" w:type="dxa"/>
                <w:gridSpan w:val="2"/>
              </w:tcPr>
            </w:tcPrChange>
          </w:tcPr>
          <w:p w14:paraId="37B86917" w14:textId="77777777" w:rsidR="00181DD0" w:rsidRDefault="00000000">
            <w:pPr>
              <w:pStyle w:val="Compact"/>
              <w:jc w:val="center"/>
            </w:pPr>
            <w:r>
              <w:t>CAL</w:t>
            </w:r>
          </w:p>
        </w:tc>
        <w:tc>
          <w:tcPr>
            <w:tcW w:w="2700" w:type="dxa"/>
            <w:tcPrChange w:id="828" w:author="Tim Trice" w:date="2025-10-09T09:21:00Z" w16du:dateUtc="2025-10-09T14:21:00Z">
              <w:tcPr>
                <w:tcW w:w="2640" w:type="dxa"/>
                <w:gridSpan w:val="2"/>
              </w:tcPr>
            </w:tcPrChange>
          </w:tcPr>
          <w:p w14:paraId="38A467E7" w14:textId="77777777" w:rsidR="00181DD0" w:rsidRDefault="00000000">
            <w:pPr>
              <w:pStyle w:val="Compact"/>
            </w:pPr>
            <w:r>
              <w:t>Calculations</w:t>
            </w:r>
          </w:p>
        </w:tc>
        <w:tc>
          <w:tcPr>
            <w:tcW w:w="6048" w:type="dxa"/>
            <w:tcPrChange w:id="829" w:author="Tim Trice" w:date="2025-10-09T09:21:00Z" w16du:dateUtc="2025-10-09T14:21:00Z">
              <w:tcPr>
                <w:tcW w:w="2640" w:type="dxa"/>
              </w:tcPr>
            </w:tcPrChange>
          </w:tcPr>
          <w:p w14:paraId="1632ECE0" w14:textId="77777777" w:rsidR="00181DD0" w:rsidRDefault="00000000">
            <w:pPr>
              <w:pStyle w:val="Compact"/>
            </w:pPr>
            <w:r>
              <w:t>Equipment calculations, structural calculations, analysis calculations</w:t>
            </w:r>
          </w:p>
        </w:tc>
      </w:tr>
      <w:tr w:rsidR="00181DD0" w14:paraId="58CA82D8" w14:textId="77777777" w:rsidTr="002B61AB">
        <w:trPr>
          <w:jc w:val="center"/>
        </w:trPr>
        <w:tc>
          <w:tcPr>
            <w:tcW w:w="828" w:type="dxa"/>
            <w:tcPrChange w:id="830" w:author="Tim Trice" w:date="2025-10-09T09:21:00Z" w16du:dateUtc="2025-10-09T14:21:00Z">
              <w:tcPr>
                <w:tcW w:w="2640" w:type="dxa"/>
                <w:gridSpan w:val="2"/>
              </w:tcPr>
            </w:tcPrChange>
          </w:tcPr>
          <w:p w14:paraId="7511A86E" w14:textId="77777777" w:rsidR="00181DD0" w:rsidRDefault="00000000">
            <w:pPr>
              <w:pStyle w:val="Compact"/>
              <w:jc w:val="center"/>
            </w:pPr>
            <w:r>
              <w:t>DWG</w:t>
            </w:r>
          </w:p>
        </w:tc>
        <w:tc>
          <w:tcPr>
            <w:tcW w:w="2700" w:type="dxa"/>
            <w:tcPrChange w:id="831" w:author="Tim Trice" w:date="2025-10-09T09:21:00Z" w16du:dateUtc="2025-10-09T14:21:00Z">
              <w:tcPr>
                <w:tcW w:w="2640" w:type="dxa"/>
                <w:gridSpan w:val="2"/>
              </w:tcPr>
            </w:tcPrChange>
          </w:tcPr>
          <w:p w14:paraId="417784C3" w14:textId="77777777" w:rsidR="00181DD0" w:rsidRDefault="00000000">
            <w:pPr>
              <w:pStyle w:val="Compact"/>
            </w:pPr>
            <w:r>
              <w:t>Drawings</w:t>
            </w:r>
          </w:p>
        </w:tc>
        <w:tc>
          <w:tcPr>
            <w:tcW w:w="6048" w:type="dxa"/>
            <w:tcPrChange w:id="832" w:author="Tim Trice" w:date="2025-10-09T09:21:00Z" w16du:dateUtc="2025-10-09T14:21:00Z">
              <w:tcPr>
                <w:tcW w:w="2640" w:type="dxa"/>
              </w:tcPr>
            </w:tcPrChange>
          </w:tcPr>
          <w:p w14:paraId="212D0FF9" w14:textId="77777777" w:rsidR="00181DD0" w:rsidRDefault="00000000">
            <w:pPr>
              <w:pStyle w:val="Compact"/>
            </w:pPr>
            <w:r>
              <w:t>Arrangement diagrams, block diagrams, layouts, wiring diagrams, general diagrams</w:t>
            </w:r>
          </w:p>
        </w:tc>
      </w:tr>
      <w:tr w:rsidR="00181DD0" w14:paraId="6EBF5490" w14:textId="77777777" w:rsidTr="002B61AB">
        <w:trPr>
          <w:jc w:val="center"/>
        </w:trPr>
        <w:tc>
          <w:tcPr>
            <w:tcW w:w="828" w:type="dxa"/>
            <w:tcPrChange w:id="833" w:author="Tim Trice" w:date="2025-10-09T09:21:00Z" w16du:dateUtc="2025-10-09T14:21:00Z">
              <w:tcPr>
                <w:tcW w:w="2640" w:type="dxa"/>
                <w:gridSpan w:val="2"/>
              </w:tcPr>
            </w:tcPrChange>
          </w:tcPr>
          <w:p w14:paraId="6C0A8BEE" w14:textId="77777777" w:rsidR="00181DD0" w:rsidRDefault="00000000">
            <w:pPr>
              <w:pStyle w:val="Compact"/>
              <w:jc w:val="center"/>
            </w:pPr>
            <w:r>
              <w:t>RPT</w:t>
            </w:r>
          </w:p>
        </w:tc>
        <w:tc>
          <w:tcPr>
            <w:tcW w:w="2700" w:type="dxa"/>
            <w:tcPrChange w:id="834" w:author="Tim Trice" w:date="2025-10-09T09:21:00Z" w16du:dateUtc="2025-10-09T14:21:00Z">
              <w:tcPr>
                <w:tcW w:w="2640" w:type="dxa"/>
                <w:gridSpan w:val="2"/>
              </w:tcPr>
            </w:tcPrChange>
          </w:tcPr>
          <w:p w14:paraId="6BA72624" w14:textId="77777777" w:rsidR="00181DD0" w:rsidRDefault="00000000">
            <w:pPr>
              <w:pStyle w:val="Compact"/>
            </w:pPr>
            <w:r>
              <w:t>Reports</w:t>
            </w:r>
          </w:p>
        </w:tc>
        <w:tc>
          <w:tcPr>
            <w:tcW w:w="6048" w:type="dxa"/>
            <w:tcPrChange w:id="835" w:author="Tim Trice" w:date="2025-10-09T09:21:00Z" w16du:dateUtc="2025-10-09T14:21:00Z">
              <w:tcPr>
                <w:tcW w:w="2640" w:type="dxa"/>
              </w:tcPr>
            </w:tcPrChange>
          </w:tcPr>
          <w:p w14:paraId="066F1683" w14:textId="77777777" w:rsidR="00181DD0" w:rsidRDefault="00000000">
            <w:pPr>
              <w:pStyle w:val="Compact"/>
            </w:pPr>
            <w:r>
              <w:t>Analysis reports, equipment reports, inspection reports, performance reports, review reports, test reports</w:t>
            </w:r>
          </w:p>
        </w:tc>
      </w:tr>
      <w:tr w:rsidR="00181DD0" w14:paraId="68B09DE3" w14:textId="77777777" w:rsidTr="002B61AB">
        <w:trPr>
          <w:jc w:val="center"/>
        </w:trPr>
        <w:tc>
          <w:tcPr>
            <w:tcW w:w="828" w:type="dxa"/>
            <w:tcPrChange w:id="836" w:author="Tim Trice" w:date="2025-10-09T09:21:00Z" w16du:dateUtc="2025-10-09T14:21:00Z">
              <w:tcPr>
                <w:tcW w:w="2640" w:type="dxa"/>
                <w:gridSpan w:val="2"/>
              </w:tcPr>
            </w:tcPrChange>
          </w:tcPr>
          <w:p w14:paraId="3D1C0243" w14:textId="77777777" w:rsidR="00181DD0" w:rsidRDefault="00000000">
            <w:pPr>
              <w:pStyle w:val="Compact"/>
              <w:jc w:val="center"/>
            </w:pPr>
            <w:r>
              <w:t>SPC</w:t>
            </w:r>
          </w:p>
        </w:tc>
        <w:tc>
          <w:tcPr>
            <w:tcW w:w="2700" w:type="dxa"/>
            <w:tcPrChange w:id="837" w:author="Tim Trice" w:date="2025-10-09T09:21:00Z" w16du:dateUtc="2025-10-09T14:21:00Z">
              <w:tcPr>
                <w:tcW w:w="2640" w:type="dxa"/>
                <w:gridSpan w:val="2"/>
              </w:tcPr>
            </w:tcPrChange>
          </w:tcPr>
          <w:p w14:paraId="768F982E" w14:textId="77777777" w:rsidR="00181DD0" w:rsidRDefault="00000000">
            <w:pPr>
              <w:pStyle w:val="Compact"/>
            </w:pPr>
            <w:r>
              <w:t>Specifications</w:t>
            </w:r>
          </w:p>
        </w:tc>
        <w:tc>
          <w:tcPr>
            <w:tcW w:w="6048" w:type="dxa"/>
            <w:tcPrChange w:id="838" w:author="Tim Trice" w:date="2025-10-09T09:21:00Z" w16du:dateUtc="2025-10-09T14:21:00Z">
              <w:tcPr>
                <w:tcW w:w="2640" w:type="dxa"/>
              </w:tcPr>
            </w:tcPrChange>
          </w:tcPr>
          <w:p w14:paraId="7DCE26BA" w14:textId="77777777" w:rsidR="00181DD0" w:rsidRDefault="00000000">
            <w:pPr>
              <w:pStyle w:val="Compact"/>
            </w:pPr>
            <w:r>
              <w:t>Technical specifications and requirements</w:t>
            </w:r>
          </w:p>
        </w:tc>
      </w:tr>
      <w:tr w:rsidR="00181DD0" w14:paraId="6056CD52" w14:textId="77777777" w:rsidTr="002B61AB">
        <w:trPr>
          <w:jc w:val="center"/>
        </w:trPr>
        <w:tc>
          <w:tcPr>
            <w:tcW w:w="828" w:type="dxa"/>
            <w:tcPrChange w:id="839" w:author="Tim Trice" w:date="2025-10-09T09:21:00Z" w16du:dateUtc="2025-10-09T14:21:00Z">
              <w:tcPr>
                <w:tcW w:w="2640" w:type="dxa"/>
                <w:gridSpan w:val="2"/>
              </w:tcPr>
            </w:tcPrChange>
          </w:tcPr>
          <w:p w14:paraId="5AA5F218" w14:textId="77777777" w:rsidR="00181DD0" w:rsidRDefault="00000000">
            <w:pPr>
              <w:pStyle w:val="Compact"/>
              <w:jc w:val="center"/>
            </w:pPr>
            <w:r>
              <w:t>DAT</w:t>
            </w:r>
          </w:p>
        </w:tc>
        <w:tc>
          <w:tcPr>
            <w:tcW w:w="2700" w:type="dxa"/>
            <w:tcPrChange w:id="840" w:author="Tim Trice" w:date="2025-10-09T09:21:00Z" w16du:dateUtc="2025-10-09T14:21:00Z">
              <w:tcPr>
                <w:tcW w:w="2640" w:type="dxa"/>
                <w:gridSpan w:val="2"/>
              </w:tcPr>
            </w:tcPrChange>
          </w:tcPr>
          <w:p w14:paraId="2B455A63" w14:textId="77777777" w:rsidR="00181DD0" w:rsidRDefault="00000000">
            <w:pPr>
              <w:pStyle w:val="Compact"/>
            </w:pPr>
            <w:r>
              <w:t>Data/Lists</w:t>
            </w:r>
          </w:p>
        </w:tc>
        <w:tc>
          <w:tcPr>
            <w:tcW w:w="6048" w:type="dxa"/>
            <w:tcPrChange w:id="841" w:author="Tim Trice" w:date="2025-10-09T09:21:00Z" w16du:dateUtc="2025-10-09T14:21:00Z">
              <w:tcPr>
                <w:tcW w:w="2640" w:type="dxa"/>
              </w:tcPr>
            </w:tcPrChange>
          </w:tcPr>
          <w:p w14:paraId="1EA94F60" w14:textId="77777777" w:rsidR="00181DD0" w:rsidRDefault="00000000">
            <w:pPr>
              <w:pStyle w:val="Compact"/>
            </w:pPr>
            <w:r>
              <w:t>Data sheets, registers, lists, general data documents</w:t>
            </w:r>
          </w:p>
        </w:tc>
      </w:tr>
      <w:tr w:rsidR="00181DD0" w14:paraId="59C43D79" w14:textId="77777777" w:rsidTr="002B61AB">
        <w:trPr>
          <w:jc w:val="center"/>
        </w:trPr>
        <w:tc>
          <w:tcPr>
            <w:tcW w:w="828" w:type="dxa"/>
            <w:tcPrChange w:id="842" w:author="Tim Trice" w:date="2025-10-09T09:21:00Z" w16du:dateUtc="2025-10-09T14:21:00Z">
              <w:tcPr>
                <w:tcW w:w="2640" w:type="dxa"/>
                <w:gridSpan w:val="2"/>
              </w:tcPr>
            </w:tcPrChange>
          </w:tcPr>
          <w:p w14:paraId="7D0FAC82" w14:textId="77777777" w:rsidR="00181DD0" w:rsidRDefault="00000000">
            <w:pPr>
              <w:pStyle w:val="Compact"/>
              <w:jc w:val="center"/>
            </w:pPr>
            <w:r>
              <w:t>PRO</w:t>
            </w:r>
          </w:p>
        </w:tc>
        <w:tc>
          <w:tcPr>
            <w:tcW w:w="2700" w:type="dxa"/>
            <w:tcPrChange w:id="843" w:author="Tim Trice" w:date="2025-10-09T09:21:00Z" w16du:dateUtc="2025-10-09T14:21:00Z">
              <w:tcPr>
                <w:tcW w:w="2640" w:type="dxa"/>
                <w:gridSpan w:val="2"/>
              </w:tcPr>
            </w:tcPrChange>
          </w:tcPr>
          <w:p w14:paraId="5D5A02BE" w14:textId="77777777" w:rsidR="00181DD0" w:rsidRDefault="00000000">
            <w:pPr>
              <w:pStyle w:val="Compact"/>
            </w:pPr>
            <w:r>
              <w:t>Procedures/Manuals</w:t>
            </w:r>
          </w:p>
        </w:tc>
        <w:tc>
          <w:tcPr>
            <w:tcW w:w="6048" w:type="dxa"/>
            <w:tcPrChange w:id="844" w:author="Tim Trice" w:date="2025-10-09T09:21:00Z" w16du:dateUtc="2025-10-09T14:21:00Z">
              <w:tcPr>
                <w:tcW w:w="2640" w:type="dxa"/>
              </w:tcPr>
            </w:tcPrChange>
          </w:tcPr>
          <w:p w14:paraId="61281541" w14:textId="77777777" w:rsidR="00181DD0" w:rsidRDefault="00000000">
            <w:pPr>
              <w:pStyle w:val="Compact"/>
            </w:pPr>
            <w:r>
              <w:t>Manuals, philosophies, procedures, operational documents</w:t>
            </w:r>
          </w:p>
        </w:tc>
      </w:tr>
      <w:tr w:rsidR="00181DD0" w14:paraId="40D56F33" w14:textId="77777777" w:rsidTr="002B61AB">
        <w:trPr>
          <w:jc w:val="center"/>
        </w:trPr>
        <w:tc>
          <w:tcPr>
            <w:tcW w:w="828" w:type="dxa"/>
            <w:tcPrChange w:id="845" w:author="Tim Trice" w:date="2025-10-09T09:21:00Z" w16du:dateUtc="2025-10-09T14:21:00Z">
              <w:tcPr>
                <w:tcW w:w="2640" w:type="dxa"/>
                <w:gridSpan w:val="2"/>
              </w:tcPr>
            </w:tcPrChange>
          </w:tcPr>
          <w:p w14:paraId="58772325" w14:textId="77777777" w:rsidR="00181DD0" w:rsidRDefault="00000000">
            <w:pPr>
              <w:pStyle w:val="Compact"/>
              <w:jc w:val="center"/>
            </w:pPr>
            <w:r>
              <w:t>PLN</w:t>
            </w:r>
          </w:p>
        </w:tc>
        <w:tc>
          <w:tcPr>
            <w:tcW w:w="2700" w:type="dxa"/>
            <w:tcPrChange w:id="846" w:author="Tim Trice" w:date="2025-10-09T09:21:00Z" w16du:dateUtc="2025-10-09T14:21:00Z">
              <w:tcPr>
                <w:tcW w:w="2640" w:type="dxa"/>
                <w:gridSpan w:val="2"/>
              </w:tcPr>
            </w:tcPrChange>
          </w:tcPr>
          <w:p w14:paraId="6D8C3AA0" w14:textId="77777777" w:rsidR="00181DD0" w:rsidRDefault="00000000">
            <w:pPr>
              <w:pStyle w:val="Compact"/>
            </w:pPr>
            <w:r>
              <w:t>Plans/Studies</w:t>
            </w:r>
          </w:p>
        </w:tc>
        <w:tc>
          <w:tcPr>
            <w:tcW w:w="6048" w:type="dxa"/>
            <w:tcPrChange w:id="847" w:author="Tim Trice" w:date="2025-10-09T09:21:00Z" w16du:dateUtc="2025-10-09T14:21:00Z">
              <w:tcPr>
                <w:tcW w:w="2640" w:type="dxa"/>
              </w:tcPr>
            </w:tcPrChange>
          </w:tcPr>
          <w:p w14:paraId="37B1F374" w14:textId="77777777" w:rsidR="00181DD0" w:rsidRDefault="00000000">
            <w:pPr>
              <w:pStyle w:val="Compact"/>
            </w:pPr>
            <w:r>
              <w:t>Plans, studies, strategic documents</w:t>
            </w:r>
          </w:p>
        </w:tc>
      </w:tr>
      <w:tr w:rsidR="00181DD0" w14:paraId="05592134" w14:textId="77777777" w:rsidTr="002B61AB">
        <w:trPr>
          <w:jc w:val="center"/>
        </w:trPr>
        <w:tc>
          <w:tcPr>
            <w:tcW w:w="828" w:type="dxa"/>
            <w:tcPrChange w:id="848" w:author="Tim Trice" w:date="2025-10-09T09:21:00Z" w16du:dateUtc="2025-10-09T14:21:00Z">
              <w:tcPr>
                <w:tcW w:w="2640" w:type="dxa"/>
                <w:gridSpan w:val="2"/>
              </w:tcPr>
            </w:tcPrChange>
          </w:tcPr>
          <w:p w14:paraId="5717CAFF" w14:textId="77777777" w:rsidR="00181DD0" w:rsidRDefault="00000000">
            <w:pPr>
              <w:pStyle w:val="Compact"/>
              <w:jc w:val="center"/>
            </w:pPr>
            <w:r>
              <w:t>TRM</w:t>
            </w:r>
          </w:p>
        </w:tc>
        <w:tc>
          <w:tcPr>
            <w:tcW w:w="2700" w:type="dxa"/>
            <w:tcPrChange w:id="849" w:author="Tim Trice" w:date="2025-10-09T09:21:00Z" w16du:dateUtc="2025-10-09T14:21:00Z">
              <w:tcPr>
                <w:tcW w:w="2640" w:type="dxa"/>
                <w:gridSpan w:val="2"/>
              </w:tcPr>
            </w:tcPrChange>
          </w:tcPr>
          <w:p w14:paraId="46D37FD0" w14:textId="77777777" w:rsidR="00181DD0" w:rsidRDefault="00000000">
            <w:pPr>
              <w:pStyle w:val="Compact"/>
            </w:pPr>
            <w:r>
              <w:t>Transmittals/Requests</w:t>
            </w:r>
          </w:p>
        </w:tc>
        <w:tc>
          <w:tcPr>
            <w:tcW w:w="6048" w:type="dxa"/>
            <w:tcPrChange w:id="850" w:author="Tim Trice" w:date="2025-10-09T09:21:00Z" w16du:dateUtc="2025-10-09T14:21:00Z">
              <w:tcPr>
                <w:tcW w:w="2640" w:type="dxa"/>
              </w:tcPr>
            </w:tcPrChange>
          </w:tcPr>
          <w:p w14:paraId="3ADB2CF9" w14:textId="77777777" w:rsidR="00181DD0" w:rsidRDefault="00000000">
            <w:pPr>
              <w:pStyle w:val="Compact"/>
            </w:pPr>
            <w:r>
              <w:t>Transmittals, requests, formal communications</w:t>
            </w:r>
          </w:p>
        </w:tc>
      </w:tr>
      <w:tr w:rsidR="00181DD0" w14:paraId="294BF1A8" w14:textId="77777777" w:rsidTr="002B61AB">
        <w:trPr>
          <w:jc w:val="center"/>
        </w:trPr>
        <w:tc>
          <w:tcPr>
            <w:tcW w:w="828" w:type="dxa"/>
            <w:tcPrChange w:id="851" w:author="Tim Trice" w:date="2025-10-09T09:21:00Z" w16du:dateUtc="2025-10-09T14:21:00Z">
              <w:tcPr>
                <w:tcW w:w="2640" w:type="dxa"/>
                <w:gridSpan w:val="2"/>
              </w:tcPr>
            </w:tcPrChange>
          </w:tcPr>
          <w:p w14:paraId="475B8C13" w14:textId="77777777" w:rsidR="00181DD0" w:rsidRDefault="00000000">
            <w:pPr>
              <w:pStyle w:val="Compact"/>
              <w:jc w:val="center"/>
            </w:pPr>
            <w:r>
              <w:t>COR</w:t>
            </w:r>
          </w:p>
        </w:tc>
        <w:tc>
          <w:tcPr>
            <w:tcW w:w="2700" w:type="dxa"/>
            <w:tcPrChange w:id="852" w:author="Tim Trice" w:date="2025-10-09T09:21:00Z" w16du:dateUtc="2025-10-09T14:21:00Z">
              <w:tcPr>
                <w:tcW w:w="2640" w:type="dxa"/>
                <w:gridSpan w:val="2"/>
              </w:tcPr>
            </w:tcPrChange>
          </w:tcPr>
          <w:p w14:paraId="1E1999FC" w14:textId="77777777" w:rsidR="00181DD0" w:rsidRDefault="00000000">
            <w:pPr>
              <w:pStyle w:val="Compact"/>
            </w:pPr>
            <w:r>
              <w:t>Correspondence</w:t>
            </w:r>
          </w:p>
        </w:tc>
        <w:tc>
          <w:tcPr>
            <w:tcW w:w="6048" w:type="dxa"/>
            <w:tcPrChange w:id="853" w:author="Tim Trice" w:date="2025-10-09T09:21:00Z" w16du:dateUtc="2025-10-09T14:21:00Z">
              <w:tcPr>
                <w:tcW w:w="2640" w:type="dxa"/>
              </w:tcPr>
            </w:tcPrChange>
          </w:tcPr>
          <w:p w14:paraId="57350D4C" w14:textId="77777777" w:rsidR="00181DD0" w:rsidRDefault="00000000">
            <w:pPr>
              <w:pStyle w:val="Compact"/>
            </w:pPr>
            <w:r>
              <w:t>Project correspondence, letters, communications</w:t>
            </w:r>
          </w:p>
        </w:tc>
      </w:tr>
      <w:tr w:rsidR="00181DD0" w14:paraId="0F2AEFF9" w14:textId="77777777" w:rsidTr="002B61AB">
        <w:trPr>
          <w:jc w:val="center"/>
        </w:trPr>
        <w:tc>
          <w:tcPr>
            <w:tcW w:w="828" w:type="dxa"/>
            <w:tcPrChange w:id="854" w:author="Tim Trice" w:date="2025-10-09T09:21:00Z" w16du:dateUtc="2025-10-09T14:21:00Z">
              <w:tcPr>
                <w:tcW w:w="2640" w:type="dxa"/>
                <w:gridSpan w:val="2"/>
              </w:tcPr>
            </w:tcPrChange>
          </w:tcPr>
          <w:p w14:paraId="618273B9" w14:textId="77777777" w:rsidR="00181DD0" w:rsidRDefault="00000000">
            <w:pPr>
              <w:pStyle w:val="Compact"/>
              <w:jc w:val="center"/>
            </w:pPr>
            <w:r>
              <w:t>CRT</w:t>
            </w:r>
          </w:p>
        </w:tc>
        <w:tc>
          <w:tcPr>
            <w:tcW w:w="2700" w:type="dxa"/>
            <w:tcPrChange w:id="855" w:author="Tim Trice" w:date="2025-10-09T09:21:00Z" w16du:dateUtc="2025-10-09T14:21:00Z">
              <w:tcPr>
                <w:tcW w:w="2640" w:type="dxa"/>
                <w:gridSpan w:val="2"/>
              </w:tcPr>
            </w:tcPrChange>
          </w:tcPr>
          <w:p w14:paraId="649E7B2A" w14:textId="77777777" w:rsidR="00181DD0" w:rsidRDefault="00000000">
            <w:pPr>
              <w:pStyle w:val="Compact"/>
            </w:pPr>
            <w:r>
              <w:t>Certificates</w:t>
            </w:r>
          </w:p>
        </w:tc>
        <w:tc>
          <w:tcPr>
            <w:tcW w:w="6048" w:type="dxa"/>
            <w:tcPrChange w:id="856" w:author="Tim Trice" w:date="2025-10-09T09:21:00Z" w16du:dateUtc="2025-10-09T14:21:00Z">
              <w:tcPr>
                <w:tcW w:w="2640" w:type="dxa"/>
              </w:tcPr>
            </w:tcPrChange>
          </w:tcPr>
          <w:p w14:paraId="2EE7D6DF" w14:textId="77777777" w:rsidR="00181DD0" w:rsidRDefault="00000000">
            <w:pPr>
              <w:pStyle w:val="Compact"/>
            </w:pPr>
            <w:r>
              <w:t>Certificates, certifications, formal attestations</w:t>
            </w:r>
          </w:p>
        </w:tc>
      </w:tr>
      <w:tr w:rsidR="00181DD0" w14:paraId="02863790" w14:textId="77777777" w:rsidTr="002B61AB">
        <w:trPr>
          <w:jc w:val="center"/>
        </w:trPr>
        <w:tc>
          <w:tcPr>
            <w:tcW w:w="828" w:type="dxa"/>
            <w:tcPrChange w:id="857" w:author="Tim Trice" w:date="2025-10-09T09:21:00Z" w16du:dateUtc="2025-10-09T14:21:00Z">
              <w:tcPr>
                <w:tcW w:w="2640" w:type="dxa"/>
                <w:gridSpan w:val="2"/>
              </w:tcPr>
            </w:tcPrChange>
          </w:tcPr>
          <w:p w14:paraId="7D44D774" w14:textId="77777777" w:rsidR="00181DD0" w:rsidRDefault="00000000">
            <w:pPr>
              <w:pStyle w:val="Compact"/>
              <w:jc w:val="center"/>
            </w:pPr>
            <w:r>
              <w:t>TMP</w:t>
            </w:r>
          </w:p>
        </w:tc>
        <w:tc>
          <w:tcPr>
            <w:tcW w:w="2700" w:type="dxa"/>
            <w:tcPrChange w:id="858" w:author="Tim Trice" w:date="2025-10-09T09:21:00Z" w16du:dateUtc="2025-10-09T14:21:00Z">
              <w:tcPr>
                <w:tcW w:w="2640" w:type="dxa"/>
                <w:gridSpan w:val="2"/>
              </w:tcPr>
            </w:tcPrChange>
          </w:tcPr>
          <w:p w14:paraId="550A7F97" w14:textId="77777777" w:rsidR="00181DD0" w:rsidRDefault="00000000">
            <w:pPr>
              <w:pStyle w:val="Compact"/>
            </w:pPr>
            <w:r>
              <w:t>Templates</w:t>
            </w:r>
          </w:p>
        </w:tc>
        <w:tc>
          <w:tcPr>
            <w:tcW w:w="6048" w:type="dxa"/>
            <w:tcPrChange w:id="859" w:author="Tim Trice" w:date="2025-10-09T09:21:00Z" w16du:dateUtc="2025-10-09T14:21:00Z">
              <w:tcPr>
                <w:tcW w:w="2640" w:type="dxa"/>
              </w:tcPr>
            </w:tcPrChange>
          </w:tcPr>
          <w:p w14:paraId="0ECDA6D7" w14:textId="77777777" w:rsidR="00181DD0" w:rsidRDefault="00000000">
            <w:pPr>
              <w:pStyle w:val="Compact"/>
            </w:pPr>
            <w:r>
              <w:t>Document templates, forms, standardized formats</w:t>
            </w:r>
          </w:p>
        </w:tc>
      </w:tr>
      <w:tr w:rsidR="00181DD0" w14:paraId="76B2E58B" w14:textId="77777777" w:rsidTr="002B61AB">
        <w:trPr>
          <w:jc w:val="center"/>
        </w:trPr>
        <w:tc>
          <w:tcPr>
            <w:tcW w:w="828" w:type="dxa"/>
            <w:tcPrChange w:id="860" w:author="Tim Trice" w:date="2025-10-09T09:21:00Z" w16du:dateUtc="2025-10-09T14:21:00Z">
              <w:tcPr>
                <w:tcW w:w="2640" w:type="dxa"/>
                <w:gridSpan w:val="2"/>
              </w:tcPr>
            </w:tcPrChange>
          </w:tcPr>
          <w:p w14:paraId="720E3E4A" w14:textId="77777777" w:rsidR="00181DD0" w:rsidRDefault="00000000">
            <w:pPr>
              <w:pStyle w:val="Compact"/>
              <w:jc w:val="center"/>
            </w:pPr>
            <w:r>
              <w:t>QCR</w:t>
            </w:r>
          </w:p>
        </w:tc>
        <w:tc>
          <w:tcPr>
            <w:tcW w:w="2700" w:type="dxa"/>
            <w:tcPrChange w:id="861" w:author="Tim Trice" w:date="2025-10-09T09:21:00Z" w16du:dateUtc="2025-10-09T14:21:00Z">
              <w:tcPr>
                <w:tcW w:w="2640" w:type="dxa"/>
                <w:gridSpan w:val="2"/>
              </w:tcPr>
            </w:tcPrChange>
          </w:tcPr>
          <w:p w14:paraId="277898D2" w14:textId="77777777" w:rsidR="00181DD0" w:rsidRDefault="00000000">
            <w:pPr>
              <w:pStyle w:val="Compact"/>
            </w:pPr>
            <w:r>
              <w:t>Quality Control Reports</w:t>
            </w:r>
          </w:p>
        </w:tc>
        <w:tc>
          <w:tcPr>
            <w:tcW w:w="6048" w:type="dxa"/>
            <w:tcPrChange w:id="862" w:author="Tim Trice" w:date="2025-10-09T09:21:00Z" w16du:dateUtc="2025-10-09T14:21:00Z">
              <w:tcPr>
                <w:tcW w:w="2640" w:type="dxa"/>
              </w:tcPr>
            </w:tcPrChange>
          </w:tcPr>
          <w:p w14:paraId="588B651D" w14:textId="77777777" w:rsidR="00181DD0" w:rsidRDefault="00000000">
            <w:pPr>
              <w:pStyle w:val="Compact"/>
            </w:pPr>
            <w:r>
              <w:t>Audit trail documentation, review session exports</w:t>
            </w:r>
          </w:p>
        </w:tc>
      </w:tr>
      <w:tr w:rsidR="00181DD0" w14:paraId="4C5A5FAA" w14:textId="77777777" w:rsidTr="002B61AB">
        <w:trPr>
          <w:jc w:val="center"/>
        </w:trPr>
        <w:tc>
          <w:tcPr>
            <w:tcW w:w="828" w:type="dxa"/>
            <w:tcPrChange w:id="863" w:author="Tim Trice" w:date="2025-10-09T09:21:00Z" w16du:dateUtc="2025-10-09T14:21:00Z">
              <w:tcPr>
                <w:tcW w:w="2640" w:type="dxa"/>
                <w:gridSpan w:val="2"/>
              </w:tcPr>
            </w:tcPrChange>
          </w:tcPr>
          <w:p w14:paraId="481D07CC" w14:textId="77777777" w:rsidR="00181DD0" w:rsidRDefault="00000000">
            <w:pPr>
              <w:pStyle w:val="Compact"/>
              <w:jc w:val="center"/>
            </w:pPr>
            <w:r>
              <w:t>GEN</w:t>
            </w:r>
          </w:p>
        </w:tc>
        <w:tc>
          <w:tcPr>
            <w:tcW w:w="2700" w:type="dxa"/>
            <w:tcPrChange w:id="864" w:author="Tim Trice" w:date="2025-10-09T09:21:00Z" w16du:dateUtc="2025-10-09T14:21:00Z">
              <w:tcPr>
                <w:tcW w:w="2640" w:type="dxa"/>
                <w:gridSpan w:val="2"/>
              </w:tcPr>
            </w:tcPrChange>
          </w:tcPr>
          <w:p w14:paraId="1CC0F228" w14:textId="77777777" w:rsidR="00181DD0" w:rsidRDefault="00000000">
            <w:pPr>
              <w:pStyle w:val="Compact"/>
            </w:pPr>
            <w:r>
              <w:t>General/Miscellaneous</w:t>
            </w:r>
          </w:p>
        </w:tc>
        <w:tc>
          <w:tcPr>
            <w:tcW w:w="6048" w:type="dxa"/>
            <w:tcPrChange w:id="865" w:author="Tim Trice" w:date="2025-10-09T09:21:00Z" w16du:dateUtc="2025-10-09T14:21:00Z">
              <w:tcPr>
                <w:tcW w:w="2640" w:type="dxa"/>
              </w:tcPr>
            </w:tcPrChange>
          </w:tcPr>
          <w:p w14:paraId="3116A23A" w14:textId="77777777" w:rsidR="00181DD0" w:rsidRDefault="00000000">
            <w:pPr>
              <w:pStyle w:val="Compact"/>
            </w:pPr>
            <w:r>
              <w:t>General documents, narratives, miscellaneous items</w:t>
            </w:r>
          </w:p>
        </w:tc>
      </w:tr>
    </w:tbl>
    <w:p w14:paraId="4214D95F" w14:textId="77777777" w:rsidR="00181DD0" w:rsidRDefault="00000000">
      <w:pPr>
        <w:pStyle w:val="BodyText"/>
      </w:pPr>
      <w:r>
        <w:t>Document type codes are 3-character alphabetic strings and shall be selected from this approved list only. New document type codes may be added through formal procedure revision process.</w:t>
      </w:r>
    </w:p>
    <w:p w14:paraId="0A3B2DF0" w14:textId="77777777" w:rsidR="00674F64" w:rsidRDefault="00674F64">
      <w:pPr>
        <w:rPr>
          <w:rFonts w:asciiTheme="majorHAnsi" w:eastAsiaTheme="majorEastAsia" w:hAnsiTheme="majorHAnsi" w:cstheme="majorBidi"/>
          <w:color w:val="0F4761" w:themeColor="accent1" w:themeShade="BF"/>
          <w:sz w:val="32"/>
          <w:szCs w:val="32"/>
        </w:rPr>
      </w:pPr>
      <w:bookmarkStart w:id="866" w:name="appendix-d-return-status-codes"/>
      <w:bookmarkEnd w:id="813"/>
      <w:r>
        <w:br w:type="page"/>
      </w:r>
    </w:p>
    <w:p w14:paraId="34E3D878" w14:textId="19D48D3D" w:rsidR="00181DD0" w:rsidRDefault="00000000">
      <w:pPr>
        <w:pStyle w:val="Heading2"/>
      </w:pPr>
      <w:bookmarkStart w:id="867" w:name="_Appendix_D:_Return"/>
      <w:bookmarkStart w:id="868" w:name="_Toc210895498"/>
      <w:bookmarkEnd w:id="867"/>
      <w:r>
        <w:lastRenderedPageBreak/>
        <w:t>Appendix D: Return Status Codes</w:t>
      </w:r>
      <w:bookmarkEnd w:id="868"/>
    </w:p>
    <w:p w14:paraId="23F44DF6" w14:textId="77777777" w:rsidR="00181DD0" w:rsidRDefault="00000000">
      <w:pPr>
        <w:pStyle w:val="Compact"/>
        <w:numPr>
          <w:ilvl w:val="0"/>
          <w:numId w:val="50"/>
        </w:numPr>
      </w:pPr>
      <w:r>
        <w:t>Code 1: Approved</w:t>
      </w:r>
    </w:p>
    <w:p w14:paraId="6E5F8C17" w14:textId="77777777" w:rsidR="00181DD0" w:rsidRDefault="00000000">
      <w:pPr>
        <w:pStyle w:val="Compact"/>
        <w:numPr>
          <w:ilvl w:val="0"/>
          <w:numId w:val="50"/>
        </w:numPr>
      </w:pPr>
      <w:r>
        <w:t>Code 2: Approved with comments</w:t>
      </w:r>
    </w:p>
    <w:p w14:paraId="628E3142" w14:textId="77777777" w:rsidR="00181DD0" w:rsidRDefault="00000000">
      <w:pPr>
        <w:pStyle w:val="Compact"/>
        <w:numPr>
          <w:ilvl w:val="0"/>
          <w:numId w:val="50"/>
        </w:numPr>
      </w:pPr>
      <w:r>
        <w:t>Code 3: Rejected</w:t>
      </w:r>
    </w:p>
    <w:p w14:paraId="0404A831" w14:textId="77777777" w:rsidR="00181DD0" w:rsidRDefault="00000000">
      <w:pPr>
        <w:pStyle w:val="Compact"/>
        <w:numPr>
          <w:ilvl w:val="0"/>
          <w:numId w:val="50"/>
        </w:numPr>
      </w:pPr>
      <w:r>
        <w:t>Code 4: Information Only</w:t>
      </w:r>
    </w:p>
    <w:p w14:paraId="41B512E7" w14:textId="77777777" w:rsidR="00181DD0" w:rsidRDefault="00000000">
      <w:pPr>
        <w:pStyle w:val="Compact"/>
        <w:numPr>
          <w:ilvl w:val="0"/>
          <w:numId w:val="50"/>
        </w:numPr>
      </w:pPr>
      <w:r>
        <w:t>Code 5: VOID</w:t>
      </w:r>
    </w:p>
    <w:p w14:paraId="1063EA16" w14:textId="77777777" w:rsidR="00E65085" w:rsidRDefault="00E65085">
      <w:pPr>
        <w:rPr>
          <w:ins w:id="869" w:author="Tim Trice" w:date="2025-10-09T09:06:00Z" w16du:dateUtc="2025-10-09T14:06:00Z"/>
        </w:rPr>
      </w:pPr>
      <w:bookmarkStart w:id="870" w:name="attachment-1-general-review-process"/>
      <w:bookmarkEnd w:id="866"/>
      <w:ins w:id="871" w:author="Tim Trice" w:date="2025-10-09T09:06:00Z" w16du:dateUtc="2025-10-09T14:06:00Z">
        <w:r>
          <w:br w:type="page"/>
        </w:r>
      </w:ins>
    </w:p>
    <w:p w14:paraId="1C00FB44" w14:textId="77777777" w:rsidR="00E65085" w:rsidRDefault="00E65085" w:rsidP="00E65085">
      <w:pPr>
        <w:pStyle w:val="Heading2"/>
        <w:rPr>
          <w:ins w:id="872" w:author="Tim Trice" w:date="2025-10-09T09:07:00Z" w16du:dateUtc="2025-10-09T14:07:00Z"/>
        </w:rPr>
      </w:pPr>
      <w:bookmarkStart w:id="873" w:name="_Toc210895499"/>
      <w:ins w:id="874" w:author="Tim Trice" w:date="2025-10-09T09:06:00Z" w16du:dateUtc="2025-10-09T14:06:00Z">
        <w:r>
          <w:lastRenderedPageBreak/>
          <w:t xml:space="preserve">Appendix E: </w:t>
        </w:r>
      </w:ins>
      <w:ins w:id="875" w:author="Tim Trice" w:date="2025-10-09T09:07:00Z" w16du:dateUtc="2025-10-09T14:07:00Z">
        <w:r>
          <w:t>Project Class Requirements</w:t>
        </w:r>
        <w:bookmarkEnd w:id="873"/>
      </w:ins>
    </w:p>
    <w:tbl>
      <w:tblPr>
        <w:tblStyle w:val="TableGrid"/>
        <w:tblW w:w="0" w:type="auto"/>
        <w:tblLook w:val="06A0" w:firstRow="1" w:lastRow="0" w:firstColumn="1" w:lastColumn="0" w:noHBand="1" w:noVBand="1"/>
        <w:tblPrChange w:id="876" w:author="Tim Trice" w:date="2025-10-09T09:13:00Z" w16du:dateUtc="2025-10-09T14:13:00Z">
          <w:tblPr>
            <w:tblStyle w:val="TableGrid"/>
            <w:tblW w:w="0" w:type="auto"/>
            <w:tblLook w:val="04A0" w:firstRow="1" w:lastRow="0" w:firstColumn="1" w:lastColumn="0" w:noHBand="0" w:noVBand="1"/>
          </w:tblPr>
        </w:tblPrChange>
      </w:tblPr>
      <w:tblGrid>
        <w:gridCol w:w="2808"/>
        <w:gridCol w:w="1980"/>
        <w:gridCol w:w="2394"/>
        <w:gridCol w:w="2394"/>
        <w:tblGridChange w:id="877">
          <w:tblGrid>
            <w:gridCol w:w="2394"/>
            <w:gridCol w:w="234"/>
            <w:gridCol w:w="180"/>
            <w:gridCol w:w="1980"/>
            <w:gridCol w:w="2394"/>
            <w:gridCol w:w="2394"/>
          </w:tblGrid>
        </w:tblGridChange>
      </w:tblGrid>
      <w:tr w:rsidR="00E65085" w14:paraId="0C50098C" w14:textId="77777777" w:rsidTr="00E65085">
        <w:trPr>
          <w:ins w:id="878" w:author="Tim Trice" w:date="2025-10-09T09:07:00Z"/>
        </w:trPr>
        <w:tc>
          <w:tcPr>
            <w:tcW w:w="2808" w:type="dxa"/>
            <w:tcPrChange w:id="879" w:author="Tim Trice" w:date="2025-10-09T09:13:00Z" w16du:dateUtc="2025-10-09T14:13:00Z">
              <w:tcPr>
                <w:tcW w:w="2394" w:type="dxa"/>
              </w:tcPr>
            </w:tcPrChange>
          </w:tcPr>
          <w:p w14:paraId="6895919A" w14:textId="77777777" w:rsidR="00E65085" w:rsidRPr="00E65085" w:rsidRDefault="00E65085">
            <w:pPr>
              <w:pStyle w:val="BodyText"/>
              <w:rPr>
                <w:ins w:id="880" w:author="Tim Trice" w:date="2025-10-09T09:07:00Z" w16du:dateUtc="2025-10-09T14:07:00Z"/>
                <w:b/>
                <w:bCs/>
                <w:rPrChange w:id="881" w:author="Tim Trice" w:date="2025-10-09T09:11:00Z" w16du:dateUtc="2025-10-09T14:11:00Z">
                  <w:rPr>
                    <w:ins w:id="882" w:author="Tim Trice" w:date="2025-10-09T09:07:00Z" w16du:dateUtc="2025-10-09T14:07:00Z"/>
                  </w:rPr>
                </w:rPrChange>
              </w:rPr>
              <w:pPrChange w:id="883" w:author="Tim Trice" w:date="2025-10-09T09:11:00Z" w16du:dateUtc="2025-10-09T14:11:00Z">
                <w:pPr>
                  <w:pStyle w:val="Heading2"/>
                </w:pPr>
              </w:pPrChange>
            </w:pPr>
          </w:p>
        </w:tc>
        <w:tc>
          <w:tcPr>
            <w:tcW w:w="1980" w:type="dxa"/>
            <w:tcPrChange w:id="884" w:author="Tim Trice" w:date="2025-10-09T09:13:00Z" w16du:dateUtc="2025-10-09T14:13:00Z">
              <w:tcPr>
                <w:tcW w:w="2394" w:type="dxa"/>
                <w:gridSpan w:val="3"/>
              </w:tcPr>
            </w:tcPrChange>
          </w:tcPr>
          <w:p w14:paraId="4CFFA0B4" w14:textId="02892E28" w:rsidR="00E65085" w:rsidRPr="00E65085" w:rsidRDefault="00E65085">
            <w:pPr>
              <w:pStyle w:val="BodyText"/>
              <w:jc w:val="center"/>
              <w:rPr>
                <w:ins w:id="885" w:author="Tim Trice" w:date="2025-10-09T09:07:00Z" w16du:dateUtc="2025-10-09T14:07:00Z"/>
                <w:b/>
                <w:bCs/>
                <w:rPrChange w:id="886" w:author="Tim Trice" w:date="2025-10-09T09:11:00Z" w16du:dateUtc="2025-10-09T14:11:00Z">
                  <w:rPr>
                    <w:ins w:id="887" w:author="Tim Trice" w:date="2025-10-09T09:07:00Z" w16du:dateUtc="2025-10-09T14:07:00Z"/>
                  </w:rPr>
                </w:rPrChange>
              </w:rPr>
              <w:pPrChange w:id="888" w:author="Tim Trice" w:date="2025-10-09T09:11:00Z" w16du:dateUtc="2025-10-09T14:11:00Z">
                <w:pPr>
                  <w:pStyle w:val="Heading2"/>
                </w:pPr>
              </w:pPrChange>
            </w:pPr>
            <w:ins w:id="889" w:author="Tim Trice" w:date="2025-10-09T09:09:00Z" w16du:dateUtc="2025-10-09T14:09:00Z">
              <w:r w:rsidRPr="00E65085">
                <w:rPr>
                  <w:b/>
                  <w:bCs/>
                  <w:rPrChange w:id="890" w:author="Tim Trice" w:date="2025-10-09T09:11:00Z" w16du:dateUtc="2025-10-09T14:11:00Z">
                    <w:rPr/>
                  </w:rPrChange>
                </w:rPr>
                <w:t>Class I</w:t>
              </w:r>
            </w:ins>
          </w:p>
        </w:tc>
        <w:tc>
          <w:tcPr>
            <w:tcW w:w="2394" w:type="dxa"/>
            <w:tcPrChange w:id="891" w:author="Tim Trice" w:date="2025-10-09T09:13:00Z" w16du:dateUtc="2025-10-09T14:13:00Z">
              <w:tcPr>
                <w:tcW w:w="2394" w:type="dxa"/>
              </w:tcPr>
            </w:tcPrChange>
          </w:tcPr>
          <w:p w14:paraId="05C4F87A" w14:textId="2935B3F1" w:rsidR="00E65085" w:rsidRPr="00E65085" w:rsidRDefault="00E65085">
            <w:pPr>
              <w:pStyle w:val="BodyText"/>
              <w:jc w:val="center"/>
              <w:rPr>
                <w:ins w:id="892" w:author="Tim Trice" w:date="2025-10-09T09:07:00Z" w16du:dateUtc="2025-10-09T14:07:00Z"/>
                <w:b/>
                <w:bCs/>
                <w:rPrChange w:id="893" w:author="Tim Trice" w:date="2025-10-09T09:11:00Z" w16du:dateUtc="2025-10-09T14:11:00Z">
                  <w:rPr>
                    <w:ins w:id="894" w:author="Tim Trice" w:date="2025-10-09T09:07:00Z" w16du:dateUtc="2025-10-09T14:07:00Z"/>
                  </w:rPr>
                </w:rPrChange>
              </w:rPr>
              <w:pPrChange w:id="895" w:author="Tim Trice" w:date="2025-10-09T09:11:00Z" w16du:dateUtc="2025-10-09T14:11:00Z">
                <w:pPr>
                  <w:pStyle w:val="Heading2"/>
                </w:pPr>
              </w:pPrChange>
            </w:pPr>
            <w:ins w:id="896" w:author="Tim Trice" w:date="2025-10-09T09:09:00Z" w16du:dateUtc="2025-10-09T14:09:00Z">
              <w:r w:rsidRPr="00E65085">
                <w:rPr>
                  <w:b/>
                  <w:bCs/>
                  <w:rPrChange w:id="897" w:author="Tim Trice" w:date="2025-10-09T09:11:00Z" w16du:dateUtc="2025-10-09T14:11:00Z">
                    <w:rPr/>
                  </w:rPrChange>
                </w:rPr>
                <w:t>Class II</w:t>
              </w:r>
            </w:ins>
          </w:p>
        </w:tc>
        <w:tc>
          <w:tcPr>
            <w:tcW w:w="2394" w:type="dxa"/>
            <w:tcPrChange w:id="898" w:author="Tim Trice" w:date="2025-10-09T09:13:00Z" w16du:dateUtc="2025-10-09T14:13:00Z">
              <w:tcPr>
                <w:tcW w:w="2394" w:type="dxa"/>
              </w:tcPr>
            </w:tcPrChange>
          </w:tcPr>
          <w:p w14:paraId="707D270D" w14:textId="3347499D" w:rsidR="00E65085" w:rsidRPr="00E65085" w:rsidRDefault="00E65085">
            <w:pPr>
              <w:pStyle w:val="BodyText"/>
              <w:jc w:val="center"/>
              <w:rPr>
                <w:ins w:id="899" w:author="Tim Trice" w:date="2025-10-09T09:07:00Z" w16du:dateUtc="2025-10-09T14:07:00Z"/>
                <w:b/>
                <w:bCs/>
                <w:rPrChange w:id="900" w:author="Tim Trice" w:date="2025-10-09T09:11:00Z" w16du:dateUtc="2025-10-09T14:11:00Z">
                  <w:rPr>
                    <w:ins w:id="901" w:author="Tim Trice" w:date="2025-10-09T09:07:00Z" w16du:dateUtc="2025-10-09T14:07:00Z"/>
                  </w:rPr>
                </w:rPrChange>
              </w:rPr>
              <w:pPrChange w:id="902" w:author="Tim Trice" w:date="2025-10-09T09:11:00Z" w16du:dateUtc="2025-10-09T14:11:00Z">
                <w:pPr>
                  <w:pStyle w:val="Heading2"/>
                </w:pPr>
              </w:pPrChange>
            </w:pPr>
            <w:ins w:id="903" w:author="Tim Trice" w:date="2025-10-09T09:09:00Z" w16du:dateUtc="2025-10-09T14:09:00Z">
              <w:r w:rsidRPr="00E65085">
                <w:rPr>
                  <w:b/>
                  <w:bCs/>
                  <w:rPrChange w:id="904" w:author="Tim Trice" w:date="2025-10-09T09:11:00Z" w16du:dateUtc="2025-10-09T14:11:00Z">
                    <w:rPr/>
                  </w:rPrChange>
                </w:rPr>
                <w:t>Class III</w:t>
              </w:r>
            </w:ins>
          </w:p>
        </w:tc>
      </w:tr>
      <w:tr w:rsidR="00E65085" w14:paraId="142129E3" w14:textId="77777777" w:rsidTr="00E65085">
        <w:trPr>
          <w:ins w:id="905" w:author="Tim Trice" w:date="2025-10-09T09:07:00Z"/>
        </w:trPr>
        <w:tc>
          <w:tcPr>
            <w:tcW w:w="2808" w:type="dxa"/>
            <w:tcPrChange w:id="906" w:author="Tim Trice" w:date="2025-10-09T09:13:00Z" w16du:dateUtc="2025-10-09T14:13:00Z">
              <w:tcPr>
                <w:tcW w:w="2394" w:type="dxa"/>
              </w:tcPr>
            </w:tcPrChange>
          </w:tcPr>
          <w:p w14:paraId="758B0205" w14:textId="58806546" w:rsidR="00E65085" w:rsidRPr="00E65085" w:rsidRDefault="00E65085">
            <w:pPr>
              <w:pStyle w:val="BodyText"/>
              <w:rPr>
                <w:ins w:id="907" w:author="Tim Trice" w:date="2025-10-09T09:07:00Z" w16du:dateUtc="2025-10-09T14:07:00Z"/>
                <w:b/>
                <w:bCs/>
                <w:rPrChange w:id="908" w:author="Tim Trice" w:date="2025-10-09T09:10:00Z" w16du:dateUtc="2025-10-09T14:10:00Z">
                  <w:rPr>
                    <w:ins w:id="909" w:author="Tim Trice" w:date="2025-10-09T09:07:00Z" w16du:dateUtc="2025-10-09T14:07:00Z"/>
                  </w:rPr>
                </w:rPrChange>
              </w:rPr>
              <w:pPrChange w:id="910" w:author="Tim Trice" w:date="2025-10-09T09:11:00Z" w16du:dateUtc="2025-10-09T14:11:00Z">
                <w:pPr>
                  <w:pStyle w:val="Heading2"/>
                </w:pPr>
              </w:pPrChange>
            </w:pPr>
            <w:ins w:id="911" w:author="Tim Trice" w:date="2025-10-09T09:10:00Z" w16du:dateUtc="2025-10-09T14:10:00Z">
              <w:r w:rsidRPr="00E65085">
                <w:rPr>
                  <w:b/>
                  <w:bCs/>
                  <w:rPrChange w:id="912" w:author="Tim Trice" w:date="2025-10-09T09:10:00Z" w16du:dateUtc="2025-10-09T14:10:00Z">
                    <w:rPr/>
                  </w:rPrChange>
                </w:rPr>
                <w:t>Project Classification</w:t>
              </w:r>
            </w:ins>
          </w:p>
        </w:tc>
        <w:tc>
          <w:tcPr>
            <w:tcW w:w="1980" w:type="dxa"/>
            <w:tcPrChange w:id="913" w:author="Tim Trice" w:date="2025-10-09T09:13:00Z" w16du:dateUtc="2025-10-09T14:13:00Z">
              <w:tcPr>
                <w:tcW w:w="2394" w:type="dxa"/>
                <w:gridSpan w:val="3"/>
              </w:tcPr>
            </w:tcPrChange>
          </w:tcPr>
          <w:p w14:paraId="70D96290" w14:textId="0C0293C5" w:rsidR="00E65085" w:rsidRDefault="00E65085">
            <w:pPr>
              <w:pStyle w:val="BodyText"/>
              <w:jc w:val="center"/>
              <w:rPr>
                <w:ins w:id="914" w:author="Tim Trice" w:date="2025-10-09T09:07:00Z" w16du:dateUtc="2025-10-09T14:07:00Z"/>
              </w:rPr>
              <w:pPrChange w:id="915" w:author="Tim Trice" w:date="2025-10-09T09:11:00Z" w16du:dateUtc="2025-10-09T14:11:00Z">
                <w:pPr>
                  <w:pStyle w:val="Heading2"/>
                </w:pPr>
              </w:pPrChange>
            </w:pPr>
            <w:ins w:id="916" w:author="Tim Trice" w:date="2025-10-09T09:11:00Z" w16du:dateUtc="2025-10-09T14:11:00Z">
              <w:r>
                <w:t>R</w:t>
              </w:r>
            </w:ins>
          </w:p>
        </w:tc>
        <w:tc>
          <w:tcPr>
            <w:tcW w:w="2394" w:type="dxa"/>
            <w:tcPrChange w:id="917" w:author="Tim Trice" w:date="2025-10-09T09:13:00Z" w16du:dateUtc="2025-10-09T14:13:00Z">
              <w:tcPr>
                <w:tcW w:w="2394" w:type="dxa"/>
              </w:tcPr>
            </w:tcPrChange>
          </w:tcPr>
          <w:p w14:paraId="5EA72C1E" w14:textId="6DABB73D" w:rsidR="00E65085" w:rsidRDefault="00E65085">
            <w:pPr>
              <w:pStyle w:val="BodyText"/>
              <w:jc w:val="center"/>
              <w:rPr>
                <w:ins w:id="918" w:author="Tim Trice" w:date="2025-10-09T09:07:00Z" w16du:dateUtc="2025-10-09T14:07:00Z"/>
              </w:rPr>
              <w:pPrChange w:id="919" w:author="Tim Trice" w:date="2025-10-09T09:11:00Z" w16du:dateUtc="2025-10-09T14:11:00Z">
                <w:pPr>
                  <w:pStyle w:val="Heading2"/>
                </w:pPr>
              </w:pPrChange>
            </w:pPr>
            <w:ins w:id="920" w:author="Tim Trice" w:date="2025-10-09T09:11:00Z" w16du:dateUtc="2025-10-09T14:11:00Z">
              <w:r>
                <w:t>R</w:t>
              </w:r>
            </w:ins>
          </w:p>
        </w:tc>
        <w:tc>
          <w:tcPr>
            <w:tcW w:w="2394" w:type="dxa"/>
            <w:tcPrChange w:id="921" w:author="Tim Trice" w:date="2025-10-09T09:13:00Z" w16du:dateUtc="2025-10-09T14:13:00Z">
              <w:tcPr>
                <w:tcW w:w="2394" w:type="dxa"/>
              </w:tcPr>
            </w:tcPrChange>
          </w:tcPr>
          <w:p w14:paraId="4E5453D6" w14:textId="7609FD51" w:rsidR="00E65085" w:rsidRDefault="00E65085">
            <w:pPr>
              <w:pStyle w:val="BodyText"/>
              <w:jc w:val="center"/>
              <w:rPr>
                <w:ins w:id="922" w:author="Tim Trice" w:date="2025-10-09T09:07:00Z" w16du:dateUtc="2025-10-09T14:07:00Z"/>
              </w:rPr>
              <w:pPrChange w:id="923" w:author="Tim Trice" w:date="2025-10-09T09:11:00Z" w16du:dateUtc="2025-10-09T14:11:00Z">
                <w:pPr>
                  <w:pStyle w:val="Heading2"/>
                </w:pPr>
              </w:pPrChange>
            </w:pPr>
            <w:ins w:id="924" w:author="Tim Trice" w:date="2025-10-09T09:11:00Z" w16du:dateUtc="2025-10-09T14:11:00Z">
              <w:r>
                <w:t>R</w:t>
              </w:r>
            </w:ins>
          </w:p>
        </w:tc>
      </w:tr>
      <w:tr w:rsidR="00E65085" w14:paraId="3420DCDA" w14:textId="77777777" w:rsidTr="00E65085">
        <w:trPr>
          <w:ins w:id="925" w:author="Tim Trice" w:date="2025-10-09T09:07:00Z"/>
        </w:trPr>
        <w:tc>
          <w:tcPr>
            <w:tcW w:w="2808" w:type="dxa"/>
            <w:tcPrChange w:id="926" w:author="Tim Trice" w:date="2025-10-09T09:13:00Z" w16du:dateUtc="2025-10-09T14:13:00Z">
              <w:tcPr>
                <w:tcW w:w="2394" w:type="dxa"/>
              </w:tcPr>
            </w:tcPrChange>
          </w:tcPr>
          <w:p w14:paraId="5750A794" w14:textId="138DE773" w:rsidR="00E65085" w:rsidRPr="00E65085" w:rsidRDefault="00E65085">
            <w:pPr>
              <w:pStyle w:val="BodyText"/>
              <w:rPr>
                <w:ins w:id="927" w:author="Tim Trice" w:date="2025-10-09T09:07:00Z" w16du:dateUtc="2025-10-09T14:07:00Z"/>
                <w:b/>
                <w:bCs/>
                <w:rPrChange w:id="928" w:author="Tim Trice" w:date="2025-10-09T09:10:00Z" w16du:dateUtc="2025-10-09T14:10:00Z">
                  <w:rPr>
                    <w:ins w:id="929" w:author="Tim Trice" w:date="2025-10-09T09:07:00Z" w16du:dateUtc="2025-10-09T14:07:00Z"/>
                  </w:rPr>
                </w:rPrChange>
              </w:rPr>
              <w:pPrChange w:id="930" w:author="Tim Trice" w:date="2025-10-09T09:11:00Z" w16du:dateUtc="2025-10-09T14:11:00Z">
                <w:pPr>
                  <w:pStyle w:val="Heading2"/>
                </w:pPr>
              </w:pPrChange>
            </w:pPr>
            <w:ins w:id="931" w:author="Tim Trice" w:date="2025-10-09T09:11:00Z" w16du:dateUtc="2025-10-09T14:11:00Z">
              <w:r>
                <w:rPr>
                  <w:b/>
                  <w:bCs/>
                </w:rPr>
                <w:t>EDMS</w:t>
              </w:r>
            </w:ins>
          </w:p>
        </w:tc>
        <w:tc>
          <w:tcPr>
            <w:tcW w:w="1980" w:type="dxa"/>
            <w:tcPrChange w:id="932" w:author="Tim Trice" w:date="2025-10-09T09:13:00Z" w16du:dateUtc="2025-10-09T14:13:00Z">
              <w:tcPr>
                <w:tcW w:w="2394" w:type="dxa"/>
                <w:gridSpan w:val="3"/>
              </w:tcPr>
            </w:tcPrChange>
          </w:tcPr>
          <w:p w14:paraId="4C39C8DC" w14:textId="727ED959" w:rsidR="00E65085" w:rsidRDefault="00E65085">
            <w:pPr>
              <w:pStyle w:val="BodyText"/>
              <w:jc w:val="center"/>
              <w:rPr>
                <w:ins w:id="933" w:author="Tim Trice" w:date="2025-10-09T09:07:00Z" w16du:dateUtc="2025-10-09T14:07:00Z"/>
              </w:rPr>
              <w:pPrChange w:id="934" w:author="Tim Trice" w:date="2025-10-09T09:11:00Z" w16du:dateUtc="2025-10-09T14:11:00Z">
                <w:pPr>
                  <w:pStyle w:val="Heading2"/>
                </w:pPr>
              </w:pPrChange>
            </w:pPr>
            <w:ins w:id="935" w:author="Tim Trice" w:date="2025-10-09T09:11:00Z" w16du:dateUtc="2025-10-09T14:11:00Z">
              <w:r>
                <w:t>BP</w:t>
              </w:r>
            </w:ins>
          </w:p>
        </w:tc>
        <w:tc>
          <w:tcPr>
            <w:tcW w:w="2394" w:type="dxa"/>
            <w:tcPrChange w:id="936" w:author="Tim Trice" w:date="2025-10-09T09:13:00Z" w16du:dateUtc="2025-10-09T14:13:00Z">
              <w:tcPr>
                <w:tcW w:w="2394" w:type="dxa"/>
              </w:tcPr>
            </w:tcPrChange>
          </w:tcPr>
          <w:p w14:paraId="5FDB6F92" w14:textId="713DC649" w:rsidR="00E65085" w:rsidRDefault="00E65085">
            <w:pPr>
              <w:pStyle w:val="BodyText"/>
              <w:jc w:val="center"/>
              <w:rPr>
                <w:ins w:id="937" w:author="Tim Trice" w:date="2025-10-09T09:07:00Z" w16du:dateUtc="2025-10-09T14:07:00Z"/>
              </w:rPr>
              <w:pPrChange w:id="938" w:author="Tim Trice" w:date="2025-10-09T09:11:00Z" w16du:dateUtc="2025-10-09T14:11:00Z">
                <w:pPr>
                  <w:pStyle w:val="Heading2"/>
                </w:pPr>
              </w:pPrChange>
            </w:pPr>
            <w:ins w:id="939" w:author="Tim Trice" w:date="2025-10-09T09:11:00Z" w16du:dateUtc="2025-10-09T14:11:00Z">
              <w:r>
                <w:t>R</w:t>
              </w:r>
            </w:ins>
          </w:p>
        </w:tc>
        <w:tc>
          <w:tcPr>
            <w:tcW w:w="2394" w:type="dxa"/>
            <w:tcPrChange w:id="940" w:author="Tim Trice" w:date="2025-10-09T09:13:00Z" w16du:dateUtc="2025-10-09T14:13:00Z">
              <w:tcPr>
                <w:tcW w:w="2394" w:type="dxa"/>
              </w:tcPr>
            </w:tcPrChange>
          </w:tcPr>
          <w:p w14:paraId="0054111B" w14:textId="7E53E7EC" w:rsidR="00E65085" w:rsidRDefault="00E65085">
            <w:pPr>
              <w:pStyle w:val="BodyText"/>
              <w:jc w:val="center"/>
              <w:rPr>
                <w:ins w:id="941" w:author="Tim Trice" w:date="2025-10-09T09:07:00Z" w16du:dateUtc="2025-10-09T14:07:00Z"/>
              </w:rPr>
              <w:pPrChange w:id="942" w:author="Tim Trice" w:date="2025-10-09T09:11:00Z" w16du:dateUtc="2025-10-09T14:11:00Z">
                <w:pPr>
                  <w:pStyle w:val="Heading2"/>
                </w:pPr>
              </w:pPrChange>
            </w:pPr>
            <w:ins w:id="943" w:author="Tim Trice" w:date="2025-10-09T09:11:00Z" w16du:dateUtc="2025-10-09T14:11:00Z">
              <w:r>
                <w:t>R</w:t>
              </w:r>
            </w:ins>
          </w:p>
        </w:tc>
      </w:tr>
      <w:tr w:rsidR="00E65085" w14:paraId="15330AAF" w14:textId="77777777" w:rsidTr="00E65085">
        <w:trPr>
          <w:ins w:id="944" w:author="Tim Trice" w:date="2025-10-09T09:07:00Z"/>
        </w:trPr>
        <w:tc>
          <w:tcPr>
            <w:tcW w:w="2808" w:type="dxa"/>
            <w:tcPrChange w:id="945" w:author="Tim Trice" w:date="2025-10-09T09:13:00Z" w16du:dateUtc="2025-10-09T14:13:00Z">
              <w:tcPr>
                <w:tcW w:w="2394" w:type="dxa"/>
              </w:tcPr>
            </w:tcPrChange>
          </w:tcPr>
          <w:p w14:paraId="6BC558D5" w14:textId="7EA7AB3D" w:rsidR="00E65085" w:rsidRPr="00E65085" w:rsidRDefault="00E65085">
            <w:pPr>
              <w:pStyle w:val="BodyText"/>
              <w:rPr>
                <w:ins w:id="946" w:author="Tim Trice" w:date="2025-10-09T09:07:00Z" w16du:dateUtc="2025-10-09T14:07:00Z"/>
                <w:b/>
                <w:bCs/>
                <w:rPrChange w:id="947" w:author="Tim Trice" w:date="2025-10-09T09:10:00Z" w16du:dateUtc="2025-10-09T14:10:00Z">
                  <w:rPr>
                    <w:ins w:id="948" w:author="Tim Trice" w:date="2025-10-09T09:07:00Z" w16du:dateUtc="2025-10-09T14:07:00Z"/>
                  </w:rPr>
                </w:rPrChange>
              </w:rPr>
              <w:pPrChange w:id="949" w:author="Tim Trice" w:date="2025-10-09T09:11:00Z" w16du:dateUtc="2025-10-09T14:11:00Z">
                <w:pPr>
                  <w:pStyle w:val="Heading2"/>
                </w:pPr>
              </w:pPrChange>
            </w:pPr>
            <w:ins w:id="950" w:author="Tim Trice" w:date="2025-10-09T09:11:00Z" w16du:dateUtc="2025-10-09T14:11:00Z">
              <w:r>
                <w:rPr>
                  <w:b/>
                  <w:bCs/>
                </w:rPr>
                <w:t>Network Drive</w:t>
              </w:r>
            </w:ins>
          </w:p>
        </w:tc>
        <w:tc>
          <w:tcPr>
            <w:tcW w:w="1980" w:type="dxa"/>
            <w:tcPrChange w:id="951" w:author="Tim Trice" w:date="2025-10-09T09:13:00Z" w16du:dateUtc="2025-10-09T14:13:00Z">
              <w:tcPr>
                <w:tcW w:w="2394" w:type="dxa"/>
                <w:gridSpan w:val="3"/>
              </w:tcPr>
            </w:tcPrChange>
          </w:tcPr>
          <w:p w14:paraId="0CEDD01A" w14:textId="56080009" w:rsidR="00E65085" w:rsidRDefault="00E65085">
            <w:pPr>
              <w:pStyle w:val="BodyText"/>
              <w:jc w:val="center"/>
              <w:rPr>
                <w:ins w:id="952" w:author="Tim Trice" w:date="2025-10-09T09:07:00Z" w16du:dateUtc="2025-10-09T14:07:00Z"/>
              </w:rPr>
              <w:pPrChange w:id="953" w:author="Tim Trice" w:date="2025-10-09T09:11:00Z" w16du:dateUtc="2025-10-09T14:11:00Z">
                <w:pPr>
                  <w:pStyle w:val="Heading2"/>
                </w:pPr>
              </w:pPrChange>
            </w:pPr>
            <w:ins w:id="954" w:author="Tim Trice" w:date="2025-10-09T09:11:00Z" w16du:dateUtc="2025-10-09T14:11:00Z">
              <w:r>
                <w:t>R</w:t>
              </w:r>
            </w:ins>
          </w:p>
        </w:tc>
        <w:tc>
          <w:tcPr>
            <w:tcW w:w="2394" w:type="dxa"/>
            <w:tcPrChange w:id="955" w:author="Tim Trice" w:date="2025-10-09T09:13:00Z" w16du:dateUtc="2025-10-09T14:13:00Z">
              <w:tcPr>
                <w:tcW w:w="2394" w:type="dxa"/>
              </w:tcPr>
            </w:tcPrChange>
          </w:tcPr>
          <w:p w14:paraId="1A553E81" w14:textId="3F46BB8C" w:rsidR="00E65085" w:rsidRDefault="00E65085">
            <w:pPr>
              <w:pStyle w:val="BodyText"/>
              <w:jc w:val="center"/>
              <w:rPr>
                <w:ins w:id="956" w:author="Tim Trice" w:date="2025-10-09T09:07:00Z" w16du:dateUtc="2025-10-09T14:07:00Z"/>
              </w:rPr>
              <w:pPrChange w:id="957" w:author="Tim Trice" w:date="2025-10-09T09:11:00Z" w16du:dateUtc="2025-10-09T14:11:00Z">
                <w:pPr>
                  <w:pStyle w:val="Heading2"/>
                </w:pPr>
              </w:pPrChange>
            </w:pPr>
            <w:ins w:id="958" w:author="Tim Trice" w:date="2025-10-09T09:11:00Z" w16du:dateUtc="2025-10-09T14:11:00Z">
              <w:r>
                <w:t>R</w:t>
              </w:r>
            </w:ins>
          </w:p>
        </w:tc>
        <w:tc>
          <w:tcPr>
            <w:tcW w:w="2394" w:type="dxa"/>
            <w:tcPrChange w:id="959" w:author="Tim Trice" w:date="2025-10-09T09:13:00Z" w16du:dateUtc="2025-10-09T14:13:00Z">
              <w:tcPr>
                <w:tcW w:w="2394" w:type="dxa"/>
              </w:tcPr>
            </w:tcPrChange>
          </w:tcPr>
          <w:p w14:paraId="534B9229" w14:textId="06B2391B" w:rsidR="00E65085" w:rsidRDefault="00E65085">
            <w:pPr>
              <w:pStyle w:val="BodyText"/>
              <w:jc w:val="center"/>
              <w:rPr>
                <w:ins w:id="960" w:author="Tim Trice" w:date="2025-10-09T09:07:00Z" w16du:dateUtc="2025-10-09T14:07:00Z"/>
              </w:rPr>
              <w:pPrChange w:id="961" w:author="Tim Trice" w:date="2025-10-09T09:11:00Z" w16du:dateUtc="2025-10-09T14:11:00Z">
                <w:pPr>
                  <w:pStyle w:val="Heading2"/>
                </w:pPr>
              </w:pPrChange>
            </w:pPr>
            <w:ins w:id="962" w:author="Tim Trice" w:date="2025-10-09T09:11:00Z" w16du:dateUtc="2025-10-09T14:11:00Z">
              <w:r>
                <w:t>R</w:t>
              </w:r>
            </w:ins>
          </w:p>
        </w:tc>
      </w:tr>
      <w:tr w:rsidR="00E65085" w14:paraId="79CC90B2" w14:textId="77777777" w:rsidTr="00E65085">
        <w:tblPrEx>
          <w:tblPrExChange w:id="963" w:author="Tim Trice" w:date="2025-10-09T09:13:00Z" w16du:dateUtc="2025-10-09T14:13:00Z">
            <w:tblPrEx>
              <w:tblLook w:val="06A0" w:firstRow="1" w:lastRow="0" w:firstColumn="1" w:lastColumn="0" w:noHBand="1" w:noVBand="1"/>
            </w:tblPrEx>
          </w:tblPrExChange>
        </w:tblPrEx>
        <w:trPr>
          <w:ins w:id="964" w:author="Tim Trice" w:date="2025-10-09T09:11:00Z"/>
        </w:trPr>
        <w:tc>
          <w:tcPr>
            <w:tcW w:w="2808" w:type="dxa"/>
            <w:tcPrChange w:id="965" w:author="Tim Trice" w:date="2025-10-09T09:13:00Z" w16du:dateUtc="2025-10-09T14:13:00Z">
              <w:tcPr>
                <w:tcW w:w="2628" w:type="dxa"/>
                <w:gridSpan w:val="2"/>
              </w:tcPr>
            </w:tcPrChange>
          </w:tcPr>
          <w:p w14:paraId="15C12744" w14:textId="591F14A3" w:rsidR="00E65085" w:rsidRDefault="00E65085" w:rsidP="00E65085">
            <w:pPr>
              <w:pStyle w:val="BodyText"/>
              <w:rPr>
                <w:ins w:id="966" w:author="Tim Trice" w:date="2025-10-09T09:11:00Z" w16du:dateUtc="2025-10-09T14:11:00Z"/>
                <w:b/>
                <w:bCs/>
              </w:rPr>
            </w:pPr>
            <w:ins w:id="967" w:author="Tim Trice" w:date="2025-10-09T09:11:00Z" w16du:dateUtc="2025-10-09T14:11:00Z">
              <w:r>
                <w:rPr>
                  <w:b/>
                  <w:bCs/>
                </w:rPr>
                <w:t>MDR</w:t>
              </w:r>
            </w:ins>
          </w:p>
        </w:tc>
        <w:tc>
          <w:tcPr>
            <w:tcW w:w="1980" w:type="dxa"/>
            <w:tcPrChange w:id="968" w:author="Tim Trice" w:date="2025-10-09T09:13:00Z" w16du:dateUtc="2025-10-09T14:13:00Z">
              <w:tcPr>
                <w:tcW w:w="2160" w:type="dxa"/>
                <w:gridSpan w:val="2"/>
              </w:tcPr>
            </w:tcPrChange>
          </w:tcPr>
          <w:p w14:paraId="2E0C2A3B" w14:textId="7BA878AA" w:rsidR="00E65085" w:rsidRDefault="00E65085" w:rsidP="00E65085">
            <w:pPr>
              <w:pStyle w:val="BodyText"/>
              <w:jc w:val="center"/>
              <w:rPr>
                <w:ins w:id="969" w:author="Tim Trice" w:date="2025-10-09T09:11:00Z" w16du:dateUtc="2025-10-09T14:11:00Z"/>
              </w:rPr>
            </w:pPr>
            <w:ins w:id="970" w:author="Tim Trice" w:date="2025-10-09T09:12:00Z" w16du:dateUtc="2025-10-09T14:12:00Z">
              <w:r>
                <w:t>BP</w:t>
              </w:r>
            </w:ins>
          </w:p>
        </w:tc>
        <w:tc>
          <w:tcPr>
            <w:tcW w:w="2394" w:type="dxa"/>
            <w:tcPrChange w:id="971" w:author="Tim Trice" w:date="2025-10-09T09:13:00Z" w16du:dateUtc="2025-10-09T14:13:00Z">
              <w:tcPr>
                <w:tcW w:w="2394" w:type="dxa"/>
              </w:tcPr>
            </w:tcPrChange>
          </w:tcPr>
          <w:p w14:paraId="23BCDAB3" w14:textId="60EFAF52" w:rsidR="00E65085" w:rsidRDefault="00E65085" w:rsidP="00E65085">
            <w:pPr>
              <w:pStyle w:val="BodyText"/>
              <w:jc w:val="center"/>
              <w:rPr>
                <w:ins w:id="972" w:author="Tim Trice" w:date="2025-10-09T09:11:00Z" w16du:dateUtc="2025-10-09T14:11:00Z"/>
              </w:rPr>
            </w:pPr>
            <w:ins w:id="973" w:author="Tim Trice" w:date="2025-10-09T09:12:00Z" w16du:dateUtc="2025-10-09T14:12:00Z">
              <w:r>
                <w:t>R</w:t>
              </w:r>
            </w:ins>
          </w:p>
        </w:tc>
        <w:tc>
          <w:tcPr>
            <w:tcW w:w="2394" w:type="dxa"/>
            <w:tcPrChange w:id="974" w:author="Tim Trice" w:date="2025-10-09T09:13:00Z" w16du:dateUtc="2025-10-09T14:13:00Z">
              <w:tcPr>
                <w:tcW w:w="2394" w:type="dxa"/>
              </w:tcPr>
            </w:tcPrChange>
          </w:tcPr>
          <w:p w14:paraId="1F1EC086" w14:textId="41FB3585" w:rsidR="00E65085" w:rsidRDefault="00E65085" w:rsidP="00E65085">
            <w:pPr>
              <w:pStyle w:val="BodyText"/>
              <w:jc w:val="center"/>
              <w:rPr>
                <w:ins w:id="975" w:author="Tim Trice" w:date="2025-10-09T09:11:00Z" w16du:dateUtc="2025-10-09T14:11:00Z"/>
              </w:rPr>
            </w:pPr>
            <w:ins w:id="976" w:author="Tim Trice" w:date="2025-10-09T09:12:00Z" w16du:dateUtc="2025-10-09T14:12:00Z">
              <w:r>
                <w:t>R</w:t>
              </w:r>
            </w:ins>
          </w:p>
        </w:tc>
      </w:tr>
      <w:tr w:rsidR="00E65085" w14:paraId="22FAADB6" w14:textId="77777777" w:rsidTr="00E65085">
        <w:tblPrEx>
          <w:tblPrExChange w:id="977" w:author="Tim Trice" w:date="2025-10-09T09:13:00Z" w16du:dateUtc="2025-10-09T14:13:00Z">
            <w:tblPrEx>
              <w:tblLook w:val="06A0" w:firstRow="1" w:lastRow="0" w:firstColumn="1" w:lastColumn="0" w:noHBand="1" w:noVBand="1"/>
            </w:tblPrEx>
          </w:tblPrExChange>
        </w:tblPrEx>
        <w:trPr>
          <w:ins w:id="978" w:author="Tim Trice" w:date="2025-10-09T09:12:00Z"/>
        </w:trPr>
        <w:tc>
          <w:tcPr>
            <w:tcW w:w="2808" w:type="dxa"/>
            <w:tcPrChange w:id="979" w:author="Tim Trice" w:date="2025-10-09T09:13:00Z" w16du:dateUtc="2025-10-09T14:13:00Z">
              <w:tcPr>
                <w:tcW w:w="2628" w:type="dxa"/>
                <w:gridSpan w:val="2"/>
              </w:tcPr>
            </w:tcPrChange>
          </w:tcPr>
          <w:p w14:paraId="0781B5B1" w14:textId="2672C964" w:rsidR="00E65085" w:rsidRDefault="00E65085" w:rsidP="00E65085">
            <w:pPr>
              <w:pStyle w:val="BodyText"/>
              <w:rPr>
                <w:ins w:id="980" w:author="Tim Trice" w:date="2025-10-09T09:12:00Z" w16du:dateUtc="2025-10-09T14:12:00Z"/>
                <w:b/>
                <w:bCs/>
              </w:rPr>
            </w:pPr>
            <w:ins w:id="981" w:author="Tim Trice" w:date="2025-10-09T09:13:00Z" w16du:dateUtc="2025-10-09T14:13:00Z">
              <w:r>
                <w:rPr>
                  <w:b/>
                  <w:bCs/>
                </w:rPr>
                <w:t>Document Numbering</w:t>
              </w:r>
            </w:ins>
          </w:p>
        </w:tc>
        <w:tc>
          <w:tcPr>
            <w:tcW w:w="1980" w:type="dxa"/>
            <w:tcPrChange w:id="982" w:author="Tim Trice" w:date="2025-10-09T09:13:00Z" w16du:dateUtc="2025-10-09T14:13:00Z">
              <w:tcPr>
                <w:tcW w:w="2160" w:type="dxa"/>
                <w:gridSpan w:val="2"/>
              </w:tcPr>
            </w:tcPrChange>
          </w:tcPr>
          <w:p w14:paraId="1623F084" w14:textId="38F59DAC" w:rsidR="00E65085" w:rsidRDefault="00E65085" w:rsidP="00E65085">
            <w:pPr>
              <w:pStyle w:val="BodyText"/>
              <w:jc w:val="center"/>
              <w:rPr>
                <w:ins w:id="983" w:author="Tim Trice" w:date="2025-10-09T09:12:00Z" w16du:dateUtc="2025-10-09T14:12:00Z"/>
              </w:rPr>
            </w:pPr>
            <w:ins w:id="984" w:author="Tim Trice" w:date="2025-10-09T09:13:00Z" w16du:dateUtc="2025-10-09T14:13:00Z">
              <w:r>
                <w:t>R</w:t>
              </w:r>
            </w:ins>
          </w:p>
        </w:tc>
        <w:tc>
          <w:tcPr>
            <w:tcW w:w="2394" w:type="dxa"/>
            <w:tcPrChange w:id="985" w:author="Tim Trice" w:date="2025-10-09T09:13:00Z" w16du:dateUtc="2025-10-09T14:13:00Z">
              <w:tcPr>
                <w:tcW w:w="2394" w:type="dxa"/>
              </w:tcPr>
            </w:tcPrChange>
          </w:tcPr>
          <w:p w14:paraId="7BCEA7AE" w14:textId="62C09B49" w:rsidR="00E65085" w:rsidRDefault="00E65085" w:rsidP="00E65085">
            <w:pPr>
              <w:pStyle w:val="BodyText"/>
              <w:jc w:val="center"/>
              <w:rPr>
                <w:ins w:id="986" w:author="Tim Trice" w:date="2025-10-09T09:12:00Z" w16du:dateUtc="2025-10-09T14:12:00Z"/>
              </w:rPr>
            </w:pPr>
            <w:ins w:id="987" w:author="Tim Trice" w:date="2025-10-09T09:13:00Z" w16du:dateUtc="2025-10-09T14:13:00Z">
              <w:r>
                <w:t>R</w:t>
              </w:r>
            </w:ins>
          </w:p>
        </w:tc>
        <w:tc>
          <w:tcPr>
            <w:tcW w:w="2394" w:type="dxa"/>
            <w:tcPrChange w:id="988" w:author="Tim Trice" w:date="2025-10-09T09:13:00Z" w16du:dateUtc="2025-10-09T14:13:00Z">
              <w:tcPr>
                <w:tcW w:w="2394" w:type="dxa"/>
              </w:tcPr>
            </w:tcPrChange>
          </w:tcPr>
          <w:p w14:paraId="4203B319" w14:textId="78994400" w:rsidR="00E65085" w:rsidRDefault="00E65085" w:rsidP="00E65085">
            <w:pPr>
              <w:pStyle w:val="BodyText"/>
              <w:jc w:val="center"/>
              <w:rPr>
                <w:ins w:id="989" w:author="Tim Trice" w:date="2025-10-09T09:12:00Z" w16du:dateUtc="2025-10-09T14:12:00Z"/>
              </w:rPr>
            </w:pPr>
            <w:ins w:id="990" w:author="Tim Trice" w:date="2025-10-09T09:13:00Z" w16du:dateUtc="2025-10-09T14:13:00Z">
              <w:r>
                <w:t>R</w:t>
              </w:r>
            </w:ins>
          </w:p>
        </w:tc>
      </w:tr>
    </w:tbl>
    <w:p w14:paraId="1496ABB8" w14:textId="77777777" w:rsidR="00E65085" w:rsidRDefault="00E65085">
      <w:pPr>
        <w:pStyle w:val="BodyText"/>
        <w:rPr>
          <w:ins w:id="991" w:author="Tim Trice" w:date="2025-10-09T09:10:00Z" w16du:dateUtc="2025-10-09T14:10:00Z"/>
        </w:rPr>
        <w:pPrChange w:id="992" w:author="Tim Trice" w:date="2025-10-09T09:10:00Z" w16du:dateUtc="2025-10-09T14:10:00Z">
          <w:pPr>
            <w:pStyle w:val="ListParagraph"/>
            <w:numPr>
              <w:numId w:val="53"/>
            </w:numPr>
            <w:ind w:hanging="360"/>
          </w:pPr>
        </w:pPrChange>
      </w:pPr>
    </w:p>
    <w:p w14:paraId="12CC66B1" w14:textId="4097A4B6" w:rsidR="00E65085" w:rsidRPr="00E65085" w:rsidRDefault="00E65085">
      <w:pPr>
        <w:pStyle w:val="ListParagraph"/>
        <w:numPr>
          <w:ilvl w:val="0"/>
          <w:numId w:val="53"/>
        </w:numPr>
        <w:rPr>
          <w:ins w:id="993" w:author="Tim Trice" w:date="2025-10-09T09:09:00Z" w16du:dateUtc="2025-10-09T14:09:00Z"/>
        </w:rPr>
        <w:pPrChange w:id="994" w:author="Tim Trice" w:date="2025-10-09T09:10:00Z" w16du:dateUtc="2025-10-09T14:10:00Z">
          <w:pPr>
            <w:pStyle w:val="BodyText"/>
            <w:numPr>
              <w:numId w:val="52"/>
            </w:numPr>
            <w:ind w:left="720" w:hanging="360"/>
          </w:pPr>
        </w:pPrChange>
      </w:pPr>
      <w:ins w:id="995" w:author="Tim Trice" w:date="2025-10-09T09:09:00Z" w16du:dateUtc="2025-10-09T14:09:00Z">
        <w:r w:rsidRPr="00E65085">
          <w:t>N/A – Not Applicable</w:t>
        </w:r>
      </w:ins>
    </w:p>
    <w:p w14:paraId="041DEE13" w14:textId="77777777" w:rsidR="00E65085" w:rsidRPr="00E65085" w:rsidRDefault="00E65085">
      <w:pPr>
        <w:pStyle w:val="ListParagraph"/>
        <w:numPr>
          <w:ilvl w:val="0"/>
          <w:numId w:val="53"/>
        </w:numPr>
        <w:rPr>
          <w:ins w:id="996" w:author="Tim Trice" w:date="2025-10-09T09:09:00Z" w16du:dateUtc="2025-10-09T14:09:00Z"/>
        </w:rPr>
        <w:pPrChange w:id="997" w:author="Tim Trice" w:date="2025-10-09T09:10:00Z" w16du:dateUtc="2025-10-09T14:10:00Z">
          <w:pPr>
            <w:pStyle w:val="BodyText"/>
            <w:numPr>
              <w:numId w:val="52"/>
            </w:numPr>
            <w:ind w:left="720" w:hanging="360"/>
          </w:pPr>
        </w:pPrChange>
      </w:pPr>
      <w:ins w:id="998" w:author="Tim Trice" w:date="2025-10-09T09:09:00Z" w16du:dateUtc="2025-10-09T14:09:00Z">
        <w:r w:rsidRPr="00E65085">
          <w:t>BP – Best Practice</w:t>
        </w:r>
      </w:ins>
    </w:p>
    <w:p w14:paraId="53AC736A" w14:textId="27BC7695" w:rsidR="00674F64" w:rsidRDefault="00E65085">
      <w:pPr>
        <w:pStyle w:val="ListParagraph"/>
        <w:numPr>
          <w:ilvl w:val="0"/>
          <w:numId w:val="53"/>
        </w:numPr>
        <w:pPrChange w:id="999" w:author="Tim Trice" w:date="2025-10-09T09:10:00Z" w16du:dateUtc="2025-10-09T14:10:00Z">
          <w:pPr/>
        </w:pPrChange>
      </w:pPr>
      <w:ins w:id="1000" w:author="Tim Trice" w:date="2025-10-09T09:09:00Z" w16du:dateUtc="2025-10-09T14:09:00Z">
        <w:r w:rsidRPr="00E65085">
          <w:t>R - Required</w:t>
        </w:r>
      </w:ins>
      <w:r w:rsidR="00674F64">
        <w:br w:type="page"/>
      </w:r>
    </w:p>
    <w:p w14:paraId="39D5092B" w14:textId="44F49649" w:rsidR="00181DD0" w:rsidRDefault="00000000" w:rsidP="00E65085">
      <w:pPr>
        <w:pStyle w:val="Heading2"/>
      </w:pPr>
      <w:bookmarkStart w:id="1001" w:name="_Toc210895500"/>
      <w:r>
        <w:lastRenderedPageBreak/>
        <w:t xml:space="preserve">Attachment 1: </w:t>
      </w:r>
      <w:bookmarkEnd w:id="870"/>
      <w:r w:rsidR="00F55982">
        <w:t>Internal Review Cycle</w:t>
      </w:r>
      <w:bookmarkEnd w:id="1001"/>
    </w:p>
    <w:p w14:paraId="1CB09584" w14:textId="5BE84A8F" w:rsidR="00F55982" w:rsidRDefault="00F55982" w:rsidP="00F55982">
      <w:pPr>
        <w:pStyle w:val="BodyText"/>
        <w:jc w:val="center"/>
      </w:pPr>
      <w:r>
        <w:rPr>
          <w:noProof/>
        </w:rPr>
        <w:drawing>
          <wp:inline distT="0" distB="0" distL="0" distR="0" wp14:anchorId="79812570" wp14:editId="6AE0C382">
            <wp:extent cx="5343525" cy="3438525"/>
            <wp:effectExtent l="0" t="0" r="0" b="0"/>
            <wp:docPr id="14552359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5906" name="Picture 1" descr="A screenshot of a computer scree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343525" cy="3438525"/>
                    </a:xfrm>
                    <a:prstGeom prst="rect">
                      <a:avLst/>
                    </a:prstGeom>
                  </pic:spPr>
                </pic:pic>
              </a:graphicData>
            </a:graphic>
          </wp:inline>
        </w:drawing>
      </w:r>
    </w:p>
    <w:p w14:paraId="1EA7C2C7" w14:textId="1B278FA1" w:rsidR="007A1155" w:rsidRDefault="007A1155">
      <w:r>
        <w:br w:type="page"/>
      </w:r>
    </w:p>
    <w:p w14:paraId="163899ED" w14:textId="77777777" w:rsidR="007A1155" w:rsidRDefault="007A1155" w:rsidP="007A1155">
      <w:pPr>
        <w:pStyle w:val="Heading1"/>
        <w:sectPr w:rsidR="007A1155">
          <w:pgSz w:w="12240" w:h="15840"/>
          <w:pgMar w:top="1440" w:right="1440" w:bottom="1440" w:left="1440" w:header="720" w:footer="720" w:gutter="0"/>
          <w:cols w:space="720"/>
        </w:sectPr>
      </w:pPr>
    </w:p>
    <w:p w14:paraId="57BDE589" w14:textId="4965763A" w:rsidR="00F55982" w:rsidRDefault="007A1155">
      <w:pPr>
        <w:pStyle w:val="Heading2"/>
        <w:pPrChange w:id="1002" w:author="Tim Trice" w:date="2025-10-09T09:05:00Z" w16du:dateUtc="2025-10-09T14:05:00Z">
          <w:pPr>
            <w:pStyle w:val="Heading1"/>
          </w:pPr>
        </w:pPrChange>
      </w:pPr>
      <w:bookmarkStart w:id="1003" w:name="_Toc210895501"/>
      <w:r>
        <w:lastRenderedPageBreak/>
        <w:t>Attachment 2: Deliverable Review Cycle</w:t>
      </w:r>
      <w:bookmarkEnd w:id="1003"/>
    </w:p>
    <w:p w14:paraId="3643E6F6" w14:textId="41DFCDBE" w:rsidR="007A1155" w:rsidRDefault="007A1155" w:rsidP="007A1155">
      <w:pPr>
        <w:pStyle w:val="BodyText"/>
      </w:pPr>
      <w:r>
        <w:rPr>
          <w:noProof/>
        </w:rPr>
        <w:drawing>
          <wp:inline distT="0" distB="0" distL="0" distR="0" wp14:anchorId="41E4B6F5" wp14:editId="115486A2">
            <wp:extent cx="8229600" cy="3408045"/>
            <wp:effectExtent l="0" t="0" r="0" b="0"/>
            <wp:docPr id="1184240039"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40039" name="Picture 2" descr="A diagram of a proces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8229600" cy="3408045"/>
                    </a:xfrm>
                    <a:prstGeom prst="rect">
                      <a:avLst/>
                    </a:prstGeom>
                  </pic:spPr>
                </pic:pic>
              </a:graphicData>
            </a:graphic>
          </wp:inline>
        </w:drawing>
      </w:r>
    </w:p>
    <w:p w14:paraId="7464C85A" w14:textId="77777777" w:rsidR="007A1155" w:rsidRPr="00F55982" w:rsidRDefault="007A1155" w:rsidP="007A1155">
      <w:pPr>
        <w:pStyle w:val="BodyText"/>
      </w:pPr>
    </w:p>
    <w:sectPr w:rsidR="007A1155" w:rsidRPr="00F55982" w:rsidSect="007A1155">
      <w:pgSz w:w="15840" w:h="12240" w:orient="landscape"/>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6" w:author="Tim Trice" w:date="2025-10-09T10:10:00Z" w:initials="TT">
    <w:p w14:paraId="066E8F86" w14:textId="77777777" w:rsidR="0017611A" w:rsidRDefault="0017611A" w:rsidP="0017611A">
      <w:pPr>
        <w:pStyle w:val="CommentText"/>
      </w:pPr>
      <w:r>
        <w:rPr>
          <w:rStyle w:val="CommentReference"/>
        </w:rPr>
        <w:annotationRef/>
      </w:r>
      <w:r>
        <w:t>Brainstorming and not sure this is necessary.</w:t>
      </w:r>
    </w:p>
  </w:comment>
  <w:comment w:id="489" w:author="Tim Trice" w:date="2025-10-09T05:48:00Z" w:initials="TT">
    <w:p w14:paraId="68E94B54" w14:textId="7B3E9771" w:rsidR="004F303C" w:rsidRDefault="004F303C" w:rsidP="004F303C">
      <w:pPr>
        <w:pStyle w:val="CommentText"/>
      </w:pPr>
      <w:r>
        <w:rPr>
          <w:rStyle w:val="CommentReference"/>
        </w:rPr>
        <w:annotationRef/>
      </w:r>
      <w:r>
        <w:t>Identify how controlled documents would be maintained within SharePoint, if so</w:t>
      </w:r>
    </w:p>
  </w:comment>
  <w:comment w:id="500" w:author="Tim Trice" w:date="2025-10-09T05:49:00Z" w:initials="TT">
    <w:p w14:paraId="05BE08FB" w14:textId="77777777" w:rsidR="004F303C" w:rsidRDefault="004F303C" w:rsidP="004F303C">
      <w:pPr>
        <w:pStyle w:val="CommentText"/>
      </w:pPr>
      <w:r>
        <w:rPr>
          <w:rStyle w:val="CommentReference"/>
        </w:rPr>
        <w:annotationRef/>
      </w:r>
      <w:r>
        <w:t>Review</w:t>
      </w:r>
    </w:p>
  </w:comment>
  <w:comment w:id="549" w:author="Tim Trice" w:date="2025-10-09T05:49:00Z" w:initials="TT">
    <w:p w14:paraId="14C116DD" w14:textId="77777777" w:rsidR="004F303C" w:rsidRDefault="004F303C" w:rsidP="004F303C">
      <w:pPr>
        <w:pStyle w:val="CommentText"/>
      </w:pPr>
      <w:r>
        <w:rPr>
          <w:rStyle w:val="CommentReference"/>
        </w:rPr>
        <w:annotationRef/>
      </w:r>
      <w:r>
        <w:t>This may be addressed already in Appendix A</w:t>
      </w:r>
    </w:p>
  </w:comment>
  <w:comment w:id="652" w:author="Tim Trice" w:date="2025-10-09T05:58:00Z" w:initials="TT">
    <w:p w14:paraId="24AD86E4" w14:textId="77777777" w:rsidR="00DF03FD" w:rsidRDefault="00DF03FD" w:rsidP="00DF03FD">
      <w:pPr>
        <w:pStyle w:val="CommentText"/>
      </w:pPr>
      <w:r>
        <w:rPr>
          <w:rStyle w:val="CommentReference"/>
        </w:rPr>
        <w:annotationRef/>
      </w:r>
      <w:r>
        <w:t>Remove</w:t>
      </w:r>
    </w:p>
  </w:comment>
  <w:comment w:id="689" w:author="Tim Trice" w:date="2025-10-09T05:51:00Z" w:initials="TT">
    <w:p w14:paraId="2B5F692D" w14:textId="68ACD620" w:rsidR="004F303C" w:rsidRDefault="004F303C" w:rsidP="004F303C">
      <w:pPr>
        <w:pStyle w:val="CommentText"/>
      </w:pPr>
      <w:r>
        <w:rPr>
          <w:rStyle w:val="CommentReference"/>
        </w:rPr>
        <w:annotationRef/>
      </w:r>
      <w:r>
        <w:t>@todo</w:t>
      </w:r>
    </w:p>
  </w:comment>
  <w:comment w:id="696" w:author="Tim Trice" w:date="2025-10-09T05:49:00Z" w:initials="TT">
    <w:p w14:paraId="3777CEA5" w14:textId="1DAA3922" w:rsidR="004F303C" w:rsidRDefault="004F303C" w:rsidP="004F303C">
      <w:pPr>
        <w:pStyle w:val="CommentText"/>
      </w:pPr>
      <w:r>
        <w:rPr>
          <w:rStyle w:val="CommentReference"/>
        </w:rPr>
        <w:annotationRef/>
      </w:r>
      <w:r>
        <w:t>Review</w:t>
      </w:r>
    </w:p>
  </w:comment>
  <w:comment w:id="701" w:author="Tim Trice" w:date="2025-10-09T05:50:00Z" w:initials="TT">
    <w:p w14:paraId="2E27087A" w14:textId="77777777" w:rsidR="004F303C" w:rsidRDefault="004F303C" w:rsidP="004F303C">
      <w:pPr>
        <w:pStyle w:val="CommentText"/>
      </w:pPr>
      <w:r>
        <w:rPr>
          <w:rStyle w:val="CommentReference"/>
        </w:rPr>
        <w:annotationRef/>
      </w:r>
      <w:r>
        <w:t>No they’re not. Rewrite</w:t>
      </w:r>
    </w:p>
  </w:comment>
  <w:comment w:id="707" w:author="Tim Trice" w:date="2025-10-09T05:50:00Z" w:initials="TT">
    <w:p w14:paraId="76F0D94D" w14:textId="77777777" w:rsidR="004F303C" w:rsidRDefault="004F303C" w:rsidP="004F303C">
      <w:pPr>
        <w:pStyle w:val="CommentText"/>
      </w:pPr>
      <w:r>
        <w:rPr>
          <w:rStyle w:val="CommentReference"/>
        </w:rPr>
        <w:annotationRef/>
      </w:r>
      <w:r>
        <w:t>How does this below differentiate between Project Classes?</w:t>
      </w:r>
    </w:p>
  </w:comment>
  <w:comment w:id="710" w:author="Tim Trice" w:date="2025-10-09T05:50:00Z" w:initials="TT">
    <w:p w14:paraId="053EDDA3" w14:textId="77777777" w:rsidR="004F303C" w:rsidRDefault="004F303C" w:rsidP="004F303C">
      <w:pPr>
        <w:pStyle w:val="CommentText"/>
      </w:pPr>
      <w:r>
        <w:rPr>
          <w:rStyle w:val="CommentReference"/>
        </w:rPr>
        <w:annotationRef/>
      </w:r>
      <w:r>
        <w:t>How does this below differentiate between Project Classes?</w:t>
      </w:r>
    </w:p>
  </w:comment>
  <w:comment w:id="726" w:author="Tim Trice" w:date="2025-10-09T05:51:00Z" w:initials="TT">
    <w:p w14:paraId="68241EB6" w14:textId="77777777" w:rsidR="004F303C" w:rsidRDefault="004F303C" w:rsidP="004F303C">
      <w:pPr>
        <w:pStyle w:val="CommentText"/>
      </w:pPr>
      <w:r>
        <w:rPr>
          <w:rStyle w:val="CommentReference"/>
        </w:rPr>
        <w:annotationRef/>
      </w:r>
      <w:r>
        <w:t>Due to security concerns, no documents shall be transmitted or shared with anyone at any time. The following shall be considered outdated and no longer applicable.</w:t>
      </w:r>
    </w:p>
  </w:comment>
  <w:comment w:id="734" w:author="Tim Trice" w:date="2025-10-09T05:51:00Z" w:initials="TT">
    <w:p w14:paraId="6E481E01" w14:textId="77777777" w:rsidR="004F303C" w:rsidRDefault="004F303C" w:rsidP="004F303C">
      <w:pPr>
        <w:pStyle w:val="CommentText"/>
      </w:pPr>
      <w:r>
        <w:rPr>
          <w:rStyle w:val="CommentReference"/>
        </w:rPr>
        <w:annotationRef/>
      </w:r>
      <w:r>
        <w:t>Review</w:t>
      </w:r>
    </w:p>
  </w:comment>
  <w:comment w:id="741" w:author="Tim Trice" w:date="2025-10-09T05:57:00Z" w:initials="TT">
    <w:p w14:paraId="0AD48C52" w14:textId="77777777" w:rsidR="00A454F3" w:rsidRDefault="00A454F3" w:rsidP="00A454F3">
      <w:pPr>
        <w:pStyle w:val="CommentText"/>
      </w:pPr>
      <w:r>
        <w:rPr>
          <w:rStyle w:val="CommentReference"/>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E8F86" w15:done="0"/>
  <w15:commentEx w15:paraId="68E94B54" w15:done="0"/>
  <w15:commentEx w15:paraId="05BE08FB" w15:done="0"/>
  <w15:commentEx w15:paraId="14C116DD" w15:done="0"/>
  <w15:commentEx w15:paraId="24AD86E4" w15:done="0"/>
  <w15:commentEx w15:paraId="2B5F692D" w15:done="0"/>
  <w15:commentEx w15:paraId="3777CEA5" w15:done="0"/>
  <w15:commentEx w15:paraId="2E27087A" w15:done="0"/>
  <w15:commentEx w15:paraId="76F0D94D" w15:done="0"/>
  <w15:commentEx w15:paraId="053EDDA3" w15:done="0"/>
  <w15:commentEx w15:paraId="68241EB6" w15:done="0"/>
  <w15:commentEx w15:paraId="6E481E01" w15:done="0"/>
  <w15:commentEx w15:paraId="0AD48C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3ACED" w16cex:dateUtc="2025-10-09T15:10:00Z"/>
  <w16cex:commentExtensible w16cex:durableId="70AA0B9D" w16cex:dateUtc="2025-10-09T10:48:00Z"/>
  <w16cex:commentExtensible w16cex:durableId="7D0E5BC3" w16cex:dateUtc="2025-10-09T10:49:00Z"/>
  <w16cex:commentExtensible w16cex:durableId="6D3BDC60" w16cex:dateUtc="2025-10-09T10:49:00Z"/>
  <w16cex:commentExtensible w16cex:durableId="4ACEFE50" w16cex:dateUtc="2025-10-09T10:58:00Z"/>
  <w16cex:commentExtensible w16cex:durableId="33C7203E" w16cex:dateUtc="2025-10-09T10:51:00Z"/>
  <w16cex:commentExtensible w16cex:durableId="41B0C0F2" w16cex:dateUtc="2025-10-09T10:49:00Z"/>
  <w16cex:commentExtensible w16cex:durableId="12E11213" w16cex:dateUtc="2025-10-09T10:50:00Z"/>
  <w16cex:commentExtensible w16cex:durableId="2F0C53D0" w16cex:dateUtc="2025-10-09T10:50:00Z"/>
  <w16cex:commentExtensible w16cex:durableId="433F715C" w16cex:dateUtc="2025-10-09T10:50:00Z"/>
  <w16cex:commentExtensible w16cex:durableId="53171E5C" w16cex:dateUtc="2025-10-09T10:51:00Z"/>
  <w16cex:commentExtensible w16cex:durableId="283D97C2" w16cex:dateUtc="2025-10-09T10:51:00Z"/>
  <w16cex:commentExtensible w16cex:durableId="7A93315F" w16cex:dateUtc="2025-10-09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E8F86" w16cid:durableId="6703ACED"/>
  <w16cid:commentId w16cid:paraId="68E94B54" w16cid:durableId="70AA0B9D"/>
  <w16cid:commentId w16cid:paraId="05BE08FB" w16cid:durableId="7D0E5BC3"/>
  <w16cid:commentId w16cid:paraId="14C116DD" w16cid:durableId="6D3BDC60"/>
  <w16cid:commentId w16cid:paraId="24AD86E4" w16cid:durableId="4ACEFE50"/>
  <w16cid:commentId w16cid:paraId="2B5F692D" w16cid:durableId="33C7203E"/>
  <w16cid:commentId w16cid:paraId="3777CEA5" w16cid:durableId="41B0C0F2"/>
  <w16cid:commentId w16cid:paraId="2E27087A" w16cid:durableId="12E11213"/>
  <w16cid:commentId w16cid:paraId="76F0D94D" w16cid:durableId="2F0C53D0"/>
  <w16cid:commentId w16cid:paraId="053EDDA3" w16cid:durableId="433F715C"/>
  <w16cid:commentId w16cid:paraId="68241EB6" w16cid:durableId="53171E5C"/>
  <w16cid:commentId w16cid:paraId="6E481E01" w16cid:durableId="283D97C2"/>
  <w16cid:commentId w16cid:paraId="0AD48C52" w16cid:durableId="7A9331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78DC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C85A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4EAF1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746085"/>
    <w:multiLevelType w:val="hybridMultilevel"/>
    <w:tmpl w:val="B89CBC82"/>
    <w:lvl w:ilvl="0" w:tplc="40125A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C5A72"/>
    <w:multiLevelType w:val="hybridMultilevel"/>
    <w:tmpl w:val="2C52C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422CA"/>
    <w:multiLevelType w:val="hybridMultilevel"/>
    <w:tmpl w:val="D5D4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8B5962"/>
    <w:multiLevelType w:val="hybridMultilevel"/>
    <w:tmpl w:val="A9D84230"/>
    <w:lvl w:ilvl="0" w:tplc="40125A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A5BF5"/>
    <w:multiLevelType w:val="hybridMultilevel"/>
    <w:tmpl w:val="1270C0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556821682">
    <w:abstractNumId w:val="0"/>
  </w:num>
  <w:num w:numId="2" w16cid:durableId="916521123">
    <w:abstractNumId w:val="1"/>
  </w:num>
  <w:num w:numId="3" w16cid:durableId="1651322242">
    <w:abstractNumId w:val="1"/>
  </w:num>
  <w:num w:numId="4" w16cid:durableId="95292879">
    <w:abstractNumId w:val="1"/>
  </w:num>
  <w:num w:numId="5" w16cid:durableId="520781107">
    <w:abstractNumId w:val="1"/>
  </w:num>
  <w:num w:numId="6" w16cid:durableId="334118624">
    <w:abstractNumId w:val="1"/>
  </w:num>
  <w:num w:numId="7" w16cid:durableId="783770904">
    <w:abstractNumId w:val="1"/>
  </w:num>
  <w:num w:numId="8" w16cid:durableId="533159895">
    <w:abstractNumId w:val="1"/>
  </w:num>
  <w:num w:numId="9" w16cid:durableId="29696547">
    <w:abstractNumId w:val="1"/>
  </w:num>
  <w:num w:numId="10" w16cid:durableId="2130661566">
    <w:abstractNumId w:val="1"/>
  </w:num>
  <w:num w:numId="11" w16cid:durableId="112526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4351559">
    <w:abstractNumId w:val="1"/>
  </w:num>
  <w:num w:numId="13" w16cid:durableId="1506939532">
    <w:abstractNumId w:val="1"/>
  </w:num>
  <w:num w:numId="14" w16cid:durableId="1772431976">
    <w:abstractNumId w:val="1"/>
  </w:num>
  <w:num w:numId="15" w16cid:durableId="1192917792">
    <w:abstractNumId w:val="1"/>
  </w:num>
  <w:num w:numId="16" w16cid:durableId="1878002045">
    <w:abstractNumId w:val="1"/>
  </w:num>
  <w:num w:numId="17" w16cid:durableId="1438522168">
    <w:abstractNumId w:val="1"/>
  </w:num>
  <w:num w:numId="18" w16cid:durableId="283658234">
    <w:abstractNumId w:val="1"/>
  </w:num>
  <w:num w:numId="19" w16cid:durableId="69541119">
    <w:abstractNumId w:val="1"/>
  </w:num>
  <w:num w:numId="20" w16cid:durableId="1865823938">
    <w:abstractNumId w:val="1"/>
  </w:num>
  <w:num w:numId="21" w16cid:durableId="1726026293">
    <w:abstractNumId w:val="1"/>
  </w:num>
  <w:num w:numId="22" w16cid:durableId="47338282">
    <w:abstractNumId w:val="1"/>
  </w:num>
  <w:num w:numId="23" w16cid:durableId="112528629">
    <w:abstractNumId w:val="1"/>
  </w:num>
  <w:num w:numId="24" w16cid:durableId="28452326">
    <w:abstractNumId w:val="1"/>
  </w:num>
  <w:num w:numId="25" w16cid:durableId="120654054">
    <w:abstractNumId w:val="1"/>
  </w:num>
  <w:num w:numId="26" w16cid:durableId="2029595333">
    <w:abstractNumId w:val="1"/>
  </w:num>
  <w:num w:numId="27" w16cid:durableId="927230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1067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16023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7194097">
    <w:abstractNumId w:val="1"/>
  </w:num>
  <w:num w:numId="31" w16cid:durableId="1866626697">
    <w:abstractNumId w:val="1"/>
  </w:num>
  <w:num w:numId="32" w16cid:durableId="1154562807">
    <w:abstractNumId w:val="1"/>
  </w:num>
  <w:num w:numId="33" w16cid:durableId="2087991187">
    <w:abstractNumId w:val="1"/>
  </w:num>
  <w:num w:numId="34" w16cid:durableId="1003357274">
    <w:abstractNumId w:val="1"/>
  </w:num>
  <w:num w:numId="35" w16cid:durableId="1326276023">
    <w:abstractNumId w:val="1"/>
  </w:num>
  <w:num w:numId="36" w16cid:durableId="804929846">
    <w:abstractNumId w:val="1"/>
  </w:num>
  <w:num w:numId="37" w16cid:durableId="1500389965">
    <w:abstractNumId w:val="1"/>
  </w:num>
  <w:num w:numId="38" w16cid:durableId="111105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87271726">
    <w:abstractNumId w:val="1"/>
  </w:num>
  <w:num w:numId="40" w16cid:durableId="982272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18213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9899588">
    <w:abstractNumId w:val="1"/>
  </w:num>
  <w:num w:numId="43" w16cid:durableId="693921745">
    <w:abstractNumId w:val="1"/>
  </w:num>
  <w:num w:numId="44" w16cid:durableId="405415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83797005">
    <w:abstractNumId w:val="1"/>
  </w:num>
  <w:num w:numId="46" w16cid:durableId="1320234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483802">
    <w:abstractNumId w:val="1"/>
  </w:num>
  <w:num w:numId="48" w16cid:durableId="248735837">
    <w:abstractNumId w:val="1"/>
  </w:num>
  <w:num w:numId="49" w16cid:durableId="1796215288">
    <w:abstractNumId w:val="1"/>
  </w:num>
  <w:num w:numId="50" w16cid:durableId="1712145170">
    <w:abstractNumId w:val="1"/>
  </w:num>
  <w:num w:numId="51" w16cid:durableId="973945441">
    <w:abstractNumId w:val="7"/>
  </w:num>
  <w:num w:numId="52" w16cid:durableId="1559702183">
    <w:abstractNumId w:val="4"/>
  </w:num>
  <w:num w:numId="53" w16cid:durableId="2048874602">
    <w:abstractNumId w:val="5"/>
  </w:num>
  <w:num w:numId="54" w16cid:durableId="204028318">
    <w:abstractNumId w:val="3"/>
  </w:num>
  <w:num w:numId="55" w16cid:durableId="894777658">
    <w:abstractNumId w:val="6"/>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Trice">
    <w15:presenceInfo w15:providerId="AD" w15:userId="S::ttrice@hanson-inc.com::ef4c6fbc-2361-470e-9006-7b88df2aca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81DD0"/>
    <w:rsid w:val="00027F76"/>
    <w:rsid w:val="000E1472"/>
    <w:rsid w:val="000E62B2"/>
    <w:rsid w:val="00113857"/>
    <w:rsid w:val="0017611A"/>
    <w:rsid w:val="00181DD0"/>
    <w:rsid w:val="001A368F"/>
    <w:rsid w:val="001A5317"/>
    <w:rsid w:val="001E7BE7"/>
    <w:rsid w:val="002206F1"/>
    <w:rsid w:val="002A2A6F"/>
    <w:rsid w:val="002B61AB"/>
    <w:rsid w:val="002E4E20"/>
    <w:rsid w:val="003372A6"/>
    <w:rsid w:val="003E1989"/>
    <w:rsid w:val="00436D3B"/>
    <w:rsid w:val="004F303C"/>
    <w:rsid w:val="00674F64"/>
    <w:rsid w:val="007A1155"/>
    <w:rsid w:val="007A61F9"/>
    <w:rsid w:val="007D7D4D"/>
    <w:rsid w:val="007F51D2"/>
    <w:rsid w:val="008244BA"/>
    <w:rsid w:val="00A454F3"/>
    <w:rsid w:val="00B06D84"/>
    <w:rsid w:val="00BC783F"/>
    <w:rsid w:val="00D67967"/>
    <w:rsid w:val="00DA094B"/>
    <w:rsid w:val="00DF03FD"/>
    <w:rsid w:val="00E65085"/>
    <w:rsid w:val="00ED7331"/>
    <w:rsid w:val="00EF6E56"/>
    <w:rsid w:val="00F55982"/>
    <w:rsid w:val="00FE5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DAEE"/>
  <w15:docId w15:val="{D57B9193-874C-4FFF-AA96-2E7BC170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674F64"/>
    <w:pPr>
      <w:spacing w:after="100"/>
      <w:ind w:left="240"/>
    </w:pPr>
  </w:style>
  <w:style w:type="paragraph" w:styleId="TOC3">
    <w:name w:val="toc 3"/>
    <w:basedOn w:val="Normal"/>
    <w:next w:val="Normal"/>
    <w:autoRedefine/>
    <w:uiPriority w:val="39"/>
    <w:rsid w:val="00674F64"/>
    <w:pPr>
      <w:spacing w:after="100"/>
      <w:ind w:left="480"/>
    </w:pPr>
  </w:style>
  <w:style w:type="character" w:styleId="CommentReference">
    <w:name w:val="annotation reference"/>
    <w:basedOn w:val="DefaultParagraphFont"/>
    <w:rsid w:val="004F303C"/>
    <w:rPr>
      <w:sz w:val="16"/>
      <w:szCs w:val="16"/>
    </w:rPr>
  </w:style>
  <w:style w:type="paragraph" w:styleId="CommentText">
    <w:name w:val="annotation text"/>
    <w:basedOn w:val="Normal"/>
    <w:link w:val="CommentTextChar"/>
    <w:rsid w:val="004F303C"/>
    <w:rPr>
      <w:sz w:val="20"/>
      <w:szCs w:val="20"/>
    </w:rPr>
  </w:style>
  <w:style w:type="character" w:customStyle="1" w:styleId="CommentTextChar">
    <w:name w:val="Comment Text Char"/>
    <w:basedOn w:val="DefaultParagraphFont"/>
    <w:link w:val="CommentText"/>
    <w:rsid w:val="004F303C"/>
    <w:rPr>
      <w:sz w:val="20"/>
      <w:szCs w:val="20"/>
    </w:rPr>
  </w:style>
  <w:style w:type="paragraph" w:styleId="CommentSubject">
    <w:name w:val="annotation subject"/>
    <w:basedOn w:val="CommentText"/>
    <w:next w:val="CommentText"/>
    <w:link w:val="CommentSubjectChar"/>
    <w:rsid w:val="004F303C"/>
    <w:rPr>
      <w:b/>
      <w:bCs/>
    </w:rPr>
  </w:style>
  <w:style w:type="character" w:customStyle="1" w:styleId="CommentSubjectChar">
    <w:name w:val="Comment Subject Char"/>
    <w:basedOn w:val="CommentTextChar"/>
    <w:link w:val="CommentSubject"/>
    <w:rsid w:val="004F303C"/>
    <w:rPr>
      <w:b/>
      <w:bCs/>
      <w:sz w:val="20"/>
      <w:szCs w:val="20"/>
    </w:rPr>
  </w:style>
  <w:style w:type="character" w:styleId="UnresolvedMention">
    <w:name w:val="Unresolved Mention"/>
    <w:basedOn w:val="DefaultParagraphFont"/>
    <w:uiPriority w:val="99"/>
    <w:semiHidden/>
    <w:unhideWhenUsed/>
    <w:rsid w:val="001A368F"/>
    <w:rPr>
      <w:color w:val="605E5C"/>
      <w:shd w:val="clear" w:color="auto" w:fill="E1DFDD"/>
    </w:rPr>
  </w:style>
  <w:style w:type="paragraph" w:styleId="Revision">
    <w:name w:val="Revision"/>
    <w:hidden/>
    <w:rsid w:val="00436D3B"/>
    <w:pPr>
      <w:spacing w:after="0"/>
    </w:pPr>
  </w:style>
  <w:style w:type="table" w:styleId="TableGrid">
    <w:name w:val="Table Grid"/>
    <w:basedOn w:val="TableNormal"/>
    <w:rsid w:val="00E6508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E65085"/>
    <w:pPr>
      <w:ind w:left="720"/>
      <w:contextualSpacing/>
    </w:pPr>
  </w:style>
  <w:style w:type="character" w:customStyle="1" w:styleId="BodyTextChar">
    <w:name w:val="Body Text Char"/>
    <w:basedOn w:val="DefaultParagraphFont"/>
    <w:link w:val="BodyText"/>
    <w:rsid w:val="007D7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sonprosvc.sharepoint.com/:w:/r/hansondocs/Quality%20Assurance/Procedures%20-%203000/QUAL3130.docx?d=w21ab5aa7347a4ca196c40e12ad208fe3&amp;csf=1&amp;web=1&amp;e=hZkmnl" TargetMode="External"/><Relationship Id="rId18" Type="http://schemas.openxmlformats.org/officeDocument/2006/relationships/hyperlink" Target="https://hansonprosvc.sharepoint.com/:x:/r/hansondocs/Quality%20Assurance/Procedures%20-%203000/QUAL3093.01.xlsx?d=w971046e13b344f72ba60a909da9ef0d7&amp;csf=1&amp;web=1&amp;e=AsNXDD" TargetMode="External"/><Relationship Id="rId26" Type="http://schemas.microsoft.com/office/2011/relationships/commentsExtended" Target="commentsExtended.xml"/><Relationship Id="rId39" Type="http://schemas.openxmlformats.org/officeDocument/2006/relationships/image" Target="media/image3.png"/><Relationship Id="rId21" Type="http://schemas.openxmlformats.org/officeDocument/2006/relationships/hyperlink" Target="https://hansonprosvc.sharepoint.com/:x:/r/hansondocs/Quality%20Assurance/Procedures%20-%203000/QUAL3093.01.xlsx?d=w971046e13b344f72ba60a909da9ef0d7&amp;csf=1&amp;web=1&amp;e=AsNXDD" TargetMode="External"/><Relationship Id="rId34" Type="http://schemas.openxmlformats.org/officeDocument/2006/relationships/hyperlink" Target="mailto:documentcontrol@hanson-inc.com" TargetMode="External"/><Relationship Id="rId42" Type="http://schemas.openxmlformats.org/officeDocument/2006/relationships/theme" Target="theme/theme1.xml"/><Relationship Id="rId7" Type="http://schemas.openxmlformats.org/officeDocument/2006/relationships/hyperlink" Target="https://hansonprosvc.sharepoint.com/:w:/r/hansondocs/Quality%20Assurance/Procedures%20-%203000/QUAL3091.docx?d=wed84948c8162486ab7883d4f227b3b78&amp;csf=1&amp;web=1&amp;e=9WX5Mu" TargetMode="External"/><Relationship Id="rId2" Type="http://schemas.openxmlformats.org/officeDocument/2006/relationships/numbering" Target="numbering.xml"/><Relationship Id="rId16" Type="http://schemas.openxmlformats.org/officeDocument/2006/relationships/hyperlink" Target="https://hansonprosvc.sharepoint.com/:w:/r/hansondocs/Quality%20Assurance/Procedures%20-%203000/QUAL3091.01.docx?d=w379e649113a2492f80625a665a55fb5c&amp;csf=1&amp;web=1&amp;e=JDx3Gg" TargetMode="External"/><Relationship Id="rId20" Type="http://schemas.openxmlformats.org/officeDocument/2006/relationships/hyperlink" Target="https://hansonprosvc.sharepoint.com/:x:/r/hansondocs/Quality%20Assurance/Procedures%20-%203000/QUAL3093.03.xlsx?d=w4321a7a73a0a48b4922882776be4accc&amp;csf=1&amp;web=1&amp;e=DfHu1N" TargetMode="External"/><Relationship Id="rId29" Type="http://schemas.openxmlformats.org/officeDocument/2006/relationships/image" Target="media/image1.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hansonprosvc.sharepoint.com/:w:/r/hansondocs/Quality%20Assurance/Procedures%20-%203000/QUAL3090.docx?d=w00e1aeba4eca4d6d8293c71a94bde17f&amp;csf=1&amp;web=1&amp;e=FugldA" TargetMode="External"/><Relationship Id="rId11" Type="http://schemas.openxmlformats.org/officeDocument/2006/relationships/hyperlink" Target="https://hansonprosvc.sharepoint.com/:w:/r/hansondocs/Quality%20Assurance/Procedures%20-%203000/QUAL3110.docx?d=w730562d2285d47ef8cf16946c6a587c2&amp;csf=1&amp;web=1&amp;e=q2klhb" TargetMode="External"/><Relationship Id="rId24" Type="http://schemas.openxmlformats.org/officeDocument/2006/relationships/hyperlink" Target="https://hansonprosvc.sharepoint.com/:w:/r/hansondocs/Quality%20Assurance/Procedures%20-%203000/QUAL3110.01.docx?d=w7435e7210b564e83bdc449a4cb110059&amp;csf=1&amp;web=1&amp;e=f2FF4Y" TargetMode="External"/><Relationship Id="rId32" Type="http://schemas.openxmlformats.org/officeDocument/2006/relationships/hyperlink" Target="mailto:documentcontrol@hanson-inc.com" TargetMode="External"/><Relationship Id="rId37" Type="http://schemas.openxmlformats.org/officeDocument/2006/relationships/hyperlink" Target="https://acrobat.adobe.com/link/hom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ansonprosvc.sharepoint.com/:w:/r/hansondocs/Quality%20Assurance/Procedures%20-%203000/QUAL3090.01_QUAL3092.01.docx?d=wa7f26bdec3ae40a8b90d3159864b5f1c&amp;csf=1&amp;web=1&amp;e=5giBKS" TargetMode="External"/><Relationship Id="rId23" Type="http://schemas.openxmlformats.org/officeDocument/2006/relationships/hyperlink" Target="https://hansonprosvc.sharepoint.com/:x:/r/hansondocs/Quality%20Assurance/Procedures%20-%203000/QUAL3094.03.xlsx?d=w879437b437fc44b0b7f3a5af3b071287&amp;csf=1&amp;web=1&amp;e=IoAkgD" TargetMode="External"/><Relationship Id="rId28" Type="http://schemas.microsoft.com/office/2018/08/relationships/commentsExtensible" Target="commentsExtensible.xml"/><Relationship Id="rId36" Type="http://schemas.openxmlformats.org/officeDocument/2006/relationships/hyperlink" Target="https://www.adobe.com/" TargetMode="External"/><Relationship Id="rId10" Type="http://schemas.openxmlformats.org/officeDocument/2006/relationships/hyperlink" Target="https://hansonprosvc.sharepoint.com/:w:/r/hansondocs/Quality%20Assurance/Procedures%20-%203000/QUAL3094.docx?d=wb5675d2c15e5413e93ae88b1dd95eae5&amp;csf=1&amp;web=1&amp;e=AWgv21" TargetMode="External"/><Relationship Id="rId19" Type="http://schemas.openxmlformats.org/officeDocument/2006/relationships/hyperlink" Target="https://hansonprosvc.sharepoint.com/:x:/r/hansondocs/Quality%20Assurance/Procedures%20-%203000/QUAL3093.02.xlsx?d=wf8dea030b4334f41a53963941937f9c7&amp;csf=1&amp;web=1&amp;e=gXGEV5" TargetMode="External"/><Relationship Id="rId31" Type="http://schemas.openxmlformats.org/officeDocument/2006/relationships/hyperlink" Target="mailto:documentcontrol@hanson-inc.com" TargetMode="External"/><Relationship Id="rId4" Type="http://schemas.openxmlformats.org/officeDocument/2006/relationships/settings" Target="settings.xml"/><Relationship Id="rId9" Type="http://schemas.openxmlformats.org/officeDocument/2006/relationships/hyperlink" Target="https://hansonprosvc.sharepoint.com/:w:/r/hansondocs/Quality%20Assurance/Procedures%20-%203000/QUAL3093.docx?d=w8f63788757da445aadf5f463b5ea6f36&amp;csf=1&amp;web=1&amp;e=whanQY" TargetMode="External"/><Relationship Id="rId14" Type="http://schemas.openxmlformats.org/officeDocument/2006/relationships/hyperlink" Target="https://hansonprosvc.sharepoint.com/:w:/r/hansondocs/Quality%20Assurance/Manuals%20-%204000/QUAL4000.docx?d=w166720c4ff7541409bb04a98a4e4dd92&amp;csf=1&amp;web=1&amp;e=oNMdVn" TargetMode="External"/><Relationship Id="rId22" Type="http://schemas.openxmlformats.org/officeDocument/2006/relationships/hyperlink" Target="https://hansonprosvc.sharepoint.com/:x:/r/hansondocs/Quality%20Assurance/Procedures%20-%203000/QUAL3094.02.xlsx?d=w360ad625bafd4bf9b5649c460aea7c13&amp;csf=1&amp;web=1&amp;e=nbHWXr" TargetMode="External"/><Relationship Id="rId27" Type="http://schemas.microsoft.com/office/2016/09/relationships/commentsIds" Target="commentsIds.xml"/><Relationship Id="rId30" Type="http://schemas.openxmlformats.org/officeDocument/2006/relationships/hyperlink" Target="mailto:documentcontrol@hanson-inc.com?subject=Document%20Number%20Request%20Form" TargetMode="External"/><Relationship Id="rId35" Type="http://schemas.openxmlformats.org/officeDocument/2006/relationships/hyperlink" Target="mailto:documentcontrol@hanson-inc.com" TargetMode="External"/><Relationship Id="rId8" Type="http://schemas.openxmlformats.org/officeDocument/2006/relationships/hyperlink" Target="https://hansonprosvc.sharepoint.com/:w:/r/hansondocs/Quality%20Assurance/Procedures%20-%203000/QUAL3092.docx?d=w5e9da56d711a487ab42e6b257c507ea4&amp;csf=1&amp;web=1&amp;e=rfDa6Q" TargetMode="External"/><Relationship Id="rId3" Type="http://schemas.openxmlformats.org/officeDocument/2006/relationships/styles" Target="styles.xml"/><Relationship Id="rId12" Type="http://schemas.openxmlformats.org/officeDocument/2006/relationships/hyperlink" Target="https://hansonprosvc.sharepoint.com/:w:/r/hansondocs/Quality%20Assurance/Procedures%20-%203000/QUAL3120.docx?d=w99a1662d13e5412bafb3f19dd31bbd17&amp;csf=1&amp;web=1&amp;e=q0BdHh" TargetMode="External"/><Relationship Id="rId17" Type="http://schemas.openxmlformats.org/officeDocument/2006/relationships/hyperlink" Target="https://hansonprosvc.sharepoint.com/:w:/r/hansondocs/Quality%20Assurance/Procedures%20-%203000/QUAL3090.01_QUAL3092.01.docx?d=wa7f26bdec3ae40a8b90d3159864b5f1c&amp;csf=1&amp;web=1&amp;e=5giBKS" TargetMode="External"/><Relationship Id="rId25" Type="http://schemas.openxmlformats.org/officeDocument/2006/relationships/comments" Target="comments.xml"/><Relationship Id="rId33" Type="http://schemas.openxmlformats.org/officeDocument/2006/relationships/hyperlink" Target="mailto:documentcontrol@hanson-inc.com" TargetMode="External"/><Relationship Id="rId3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8CD98-DE7B-4BA8-A442-ABE6ED351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32</Pages>
  <Words>8295</Words>
  <Characters>47284</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Tim Trice</cp:lastModifiedBy>
  <cp:revision>25</cp:revision>
  <dcterms:created xsi:type="dcterms:W3CDTF">2025-10-09T10:42:00Z</dcterms:created>
  <dcterms:modified xsi:type="dcterms:W3CDTF">2025-10-09T15:10:00Z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
  </property>
  <property fmtid="{D5CDD505-2E9C-101B-9397-08002B2CF9AE}" pid="3" name="document-type">
    <vt:lpwstr/>
  </property>
  <property fmtid="{D5CDD505-2E9C-101B-9397-08002B2CF9AE}" pid="4" name="project-id">
    <vt:lpwstr/>
  </property>
  <property fmtid="{D5CDD505-2E9C-101B-9397-08002B2CF9AE}" pid="5" name="type">
    <vt:lpwstr>template</vt:lpwstr>
  </property>
</Properties>
</file>